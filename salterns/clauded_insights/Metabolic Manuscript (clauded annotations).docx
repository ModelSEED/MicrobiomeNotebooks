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ideas:</w:t>
      </w:r>
    </w:p>
    <w:p>
      <w:r>
        <w:rPr>
          <w:b/>
          <w:color w:val="C00000"/>
          <w:sz w:val="18"/>
        </w:rPr>
        <w:t>CLAUDE »  Annotated copy (auto-generated). Red 'CLAUDE &gt;&gt;' notes flag changes proposed after review of the code, data, and figures; see clauded_insights/README.md, numbers_to_reconcile.md, figure7_corrected.png, family_contribution.png, and figure8_relabeled.png. The author's original text is unchanged; only annotation paragraphs were added.</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commentRangeStart w:id="0"/>
      <w:commentRangeStart w:id="1"/>
      <w:r w:rsidDel="00000000" w:rsidR="00000000" w:rsidRPr="00000000">
        <w:rPr>
          <w:rFonts w:ascii="Times New Roman" w:cs="Times New Roman" w:eastAsia="Times New Roman" w:hAnsi="Times New Roman"/>
          <w:sz w:val="24"/>
          <w:szCs w:val="24"/>
          <w:rtl w:val="0"/>
        </w:rPr>
        <w:t xml:space="preserve">Biogeochemistry - Springer Nature (first choice)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3">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12k word length limit</w:t>
      </w:r>
    </w:p>
    <w:p w:rsidR="00000000" w:rsidDel="00000000" w:rsidP="00000000" w:rsidRDefault="00000000" w:rsidRPr="00000000" w14:paraId="00000004">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Results, Discussion, Conclusion paper structure</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Frontiers in Microbiology: Microbial Physiology and Metabolism</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Metabolites - MDPI</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Substrates and metabolic shifts associated with increased methane emissions in unrestored hypersaline salterns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Clifton P. Bueno de Mesquita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Andrew P. </w:t>
      </w:r>
      <w:r w:rsidDel="00000000" w:rsidR="00000000" w:rsidRPr="00000000">
        <w:rPr>
          <w:rFonts w:ascii="Times New Roman" w:cs="Times New Roman" w:eastAsia="Times New Roman" w:hAnsi="Times New Roman"/>
          <w:sz w:val="24"/>
          <w:szCs w:val="24"/>
          <w:rtl w:val="0"/>
        </w:rPr>
        <w:t xml:space="preserve">Freiburger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Susanna M. Theroux</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Jinglie </w:t>
      </w:r>
      <w:r w:rsidDel="00000000" w:rsidR="00000000" w:rsidRPr="00000000">
        <w:rPr>
          <w:rFonts w:ascii="Times New Roman" w:cs="Times New Roman" w:eastAsia="Times New Roman" w:hAnsi="Times New Roman"/>
          <w:sz w:val="24"/>
          <w:szCs w:val="24"/>
          <w:rtl w:val="0"/>
        </w:rPr>
        <w:t xml:space="preserve">Zhou</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Wyatt H. </w:t>
      </w:r>
      <w:r w:rsidDel="00000000" w:rsidR="00000000" w:rsidRPr="00000000">
        <w:rPr>
          <w:rFonts w:ascii="Times New Roman" w:cs="Times New Roman" w:eastAsia="Times New Roman" w:hAnsi="Times New Roman"/>
          <w:sz w:val="24"/>
          <w:szCs w:val="24"/>
          <w:rtl w:val="0"/>
        </w:rPr>
        <w:t xml:space="preserve">Hartman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José P. Faria</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Filipe Wang Liu</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Christopher S. Henry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Chaevien S. </w:t>
      </w:r>
      <w:r w:rsidDel="00000000" w:rsidR="00000000" w:rsidRPr="00000000">
        <w:rPr>
          <w:rFonts w:ascii="Times New Roman" w:cs="Times New Roman" w:eastAsia="Times New Roman" w:hAnsi="Times New Roman"/>
          <w:sz w:val="24"/>
          <w:szCs w:val="24"/>
          <w:rtl w:val="0"/>
        </w:rPr>
        <w:t xml:space="preserve">Clendinen</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Karl K Weitz</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Robert P. Young</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David W. </w:t>
      </w:r>
      <w:r w:rsidDel="00000000" w:rsidR="00000000" w:rsidRPr="00000000">
        <w:rPr>
          <w:rFonts w:ascii="Times New Roman" w:cs="Times New Roman" w:eastAsia="Times New Roman" w:hAnsi="Times New Roman"/>
          <w:sz w:val="24"/>
          <w:szCs w:val="24"/>
          <w:rtl w:val="0"/>
        </w:rPr>
        <w:t xml:space="preserve">Hoyt</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Susannah G. Tringe</w:t>
      </w:r>
      <w:r w:rsidDel="00000000" w:rsidR="00000000" w:rsidRPr="00000000">
        <w:rPr>
          <w:rFonts w:ascii="Times New Roman" w:cs="Times New Roman" w:eastAsia="Times New Roman" w:hAnsi="Times New Roman"/>
          <w:sz w:val="24"/>
          <w:szCs w:val="24"/>
          <w:vertAlign w:val="superscript"/>
          <w:rtl w:val="0"/>
        </w:rPr>
        <w:t xml:space="preserve">1,4,*</w:t>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Department of Energy Joint Genome Institute, Lawrence Berkeley National Laboratory, Berkeley, CA 94720, USA</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Mathematics</w:t>
      </w:r>
      <w:r w:rsidDel="00000000" w:rsidR="00000000" w:rsidRPr="00000000">
        <w:rPr>
          <w:rFonts w:ascii="Times New Roman" w:cs="Times New Roman" w:eastAsia="Times New Roman" w:hAnsi="Times New Roman"/>
          <w:sz w:val="24"/>
          <w:szCs w:val="24"/>
          <w:rtl w:val="0"/>
        </w:rPr>
        <w:t xml:space="preserve"> and Computer Science Division, Argonne National Laboratory, Argonne, IL, USA</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Environmental Molecular Sciences Laboratory, Pacific Northwest National Laboratory, Richmond, WA 99352, USA</w:t>
      </w: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Environmental Genomics and Systems Biology Division, Lawrence Berkeley National Laboratory, Berkeley, CA 94720, USA</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Current affiliation: Cooperative Institute for Research in Environmental Sciences, University of Colorado, Boulder, CO 80309-0216</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Current affiliation: Department Chemical and Biological Engineering, Northwestern University, Evanston, IL 60208</w:t>
      </w: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*Corresponding author </w:t>
      </w:r>
      <w:hyperlink r:id="rId7">
        <w:r w:rsidDel="00000000" w:rsidR="00000000" w:rsidRPr="00000000">
          <w:rPr>
            <w:rFonts w:ascii="Times New Roman" w:cs="Times New Roman" w:eastAsia="Times New Roman" w:hAnsi="Times New Roman"/>
            <w:sz w:val="24"/>
            <w:szCs w:val="24"/>
            <w:u w:val="single"/>
            <w:rtl w:val="0"/>
          </w:rPr>
          <w:t xml:space="preserve">sgtringe@lbl.gov</w:t>
        </w:r>
      </w:hyperlink>
      <w:r w:rsidDel="00000000" w:rsidR="00000000" w:rsidRPr="00000000">
        <w:rPr>
          <w:rtl w:val="0"/>
        </w:rPr>
      </w:r>
    </w:p>
    <w:p w:rsidR="00000000" w:rsidDel="00000000" w:rsidP="00000000" w:rsidRDefault="00000000" w:rsidRPr="00000000" w14:paraId="00000011">
      <w:pPr>
        <w:pStyle w:val="Heading1"/>
        <w:spacing w:line="480" w:lineRule="auto"/>
        <w:rPr>
          <w:rFonts w:ascii="Times New Roman" w:cs="Times New Roman" w:eastAsia="Times New Roman" w:hAnsi="Times New Roman"/>
          <w:b w:val="1"/>
          <w:bCs w:val="1"/>
          <w:sz w:val="24"/>
          <w:szCs w:val="24"/>
        </w:rPr>
      </w:pPr>
      <w:bookmarkStart w:colFirst="0" w:colLast="0" w:name="_nme0t8wfrxpx" w:id="0"/>
      <w:bookmarkEnd w:id="0"/>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line="480" w:lineRule="auto"/>
        <w:rPr>
          <w:rFonts w:ascii="Times New Roman" w:cs="Times New Roman" w:eastAsia="Times New Roman" w:hAnsi="Times New Roman"/>
          <w:b w:val="1"/>
          <w:bCs w:val="1"/>
          <w:sz w:val="24"/>
          <w:szCs w:val="24"/>
        </w:rPr>
      </w:pPr>
      <w:bookmarkStart w:colFirst="0" w:colLast="0" w:name="_fiq8kz4sa34b" w:id="1"/>
      <w:bookmarkEnd w:id="1"/>
      <w:r w:rsidDel="00000000" w:rsidR="00000000" w:rsidRPr="00000000">
        <w:rPr>
          <w:rFonts w:ascii="Times New Roman" w:cs="Times New Roman" w:eastAsia="Times New Roman" w:hAnsi="Times New Roman"/>
          <w:b w:val="1"/>
          <w:bCs w:val="1"/>
          <w:sz w:val="24"/>
          <w:szCs w:val="24"/>
          <w:rtl w:val="0"/>
        </w:rPr>
        <w:t xml:space="preserve">Abstract (150-250 words)</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Hypersaline environments, such as unrestored saltern complexes, are inhabited by microorganisms that are uniquely adapted to high salinity and govern the unique biogeochemical cycles of this habitat. </w:t>
      </w:r>
      <w:r w:rsidDel="00000000" w:rsidR="00000000" w:rsidRPr="00000000">
        <w:rPr>
          <w:rFonts w:ascii="Times New Roman" w:cs="Times New Roman" w:eastAsia="Times New Roman" w:hAnsi="Times New Roman"/>
          <w:sz w:val="24"/>
          <w:szCs w:val="24"/>
          <w:rtl w:val="0"/>
        </w:rPr>
        <w:t xml:space="preserve">Hypersaline former salterns in the San Francisco Bay were previously demonstrated to exhibit elevated methane emissions compared to nearby restored salterns or undisturbed salt marshes, likely due to some combination of archaeal methylotrophic methanogenesis and bacterial degradation of methylphosphonate. Restoring these wetlands can therefore reduce greenhouse gas (GHG) emissions and increase carbon sequestration, but ensuring successful remediation requires understanding the underlying biogeochemistry. Here we explore several mechanistic hypotheses of methane production through metabolic modeling, using </w:t>
      </w:r>
      <w:r w:rsidDel="00000000" w:rsidR="00000000" w:rsidRPr="00000000">
        <w:rPr>
          <w:rFonts w:ascii="Times New Roman" w:cs="Times New Roman" w:eastAsia="Times New Roman" w:hAnsi="Times New Roman"/>
          <w:sz w:val="24"/>
          <w:szCs w:val="24"/>
          <w:rtl w:val="0"/>
        </w:rPr>
        <w:t xml:space="preserve">metagenomics and metabolomics</w:t>
      </w:r>
      <w:r w:rsidDel="00000000" w:rsidR="00000000" w:rsidRPr="00000000">
        <w:rPr>
          <w:rFonts w:ascii="Times New Roman" w:cs="Times New Roman" w:eastAsia="Times New Roman" w:hAnsi="Times New Roman"/>
          <w:sz w:val="24"/>
          <w:szCs w:val="24"/>
          <w:rtl w:val="0"/>
        </w:rPr>
        <w:t xml:space="preserve"> measurements for</w:t>
      </w:r>
      <w:r w:rsidDel="00000000" w:rsidR="00000000" w:rsidRPr="00000000">
        <w:rPr>
          <w:rFonts w:ascii="Times New Roman" w:cs="Times New Roman" w:eastAsia="Times New Roman" w:hAnsi="Times New Roman"/>
          <w:sz w:val="24"/>
          <w:szCs w:val="24"/>
          <w:rtl w:val="0"/>
        </w:rPr>
        <w:t xml:space="preserve"> two unrestored hypersaline salterns, an adjacent reference wetland, and a restored saltern</w:t>
      </w:r>
      <w:r w:rsidDel="00000000" w:rsidR="00000000" w:rsidRPr="00000000">
        <w:rPr>
          <w:rFonts w:ascii="Times New Roman" w:cs="Times New Roman" w:eastAsia="Times New Roman" w:hAnsi="Times New Roman"/>
          <w:sz w:val="24"/>
          <w:szCs w:val="24"/>
          <w:rtl w:val="0"/>
        </w:rPr>
        <w:t xml:space="preserve">. We focused the measurements and modeling on pathways of methylated compound cycling, which differed significantly among the three </w:t>
      </w:r>
      <w:r w:rsidDel="00000000" w:rsidR="00000000" w:rsidRPr="00000000">
        <w:rPr>
          <w:rFonts w:ascii="Times New Roman" w:cs="Times New Roman" w:eastAsia="Times New Roman" w:hAnsi="Times New Roman"/>
          <w:sz w:val="24"/>
          <w:szCs w:val="24"/>
          <w:rtl w:val="0"/>
        </w:rPr>
        <w:t xml:space="preserve">sites</w:t>
      </w:r>
      <w:r w:rsidDel="00000000" w:rsidR="00000000" w:rsidRPr="00000000">
        <w:rPr>
          <w:rFonts w:ascii="Times New Roman" w:cs="Times New Roman" w:eastAsia="Times New Roman" w:hAnsi="Times New Roman"/>
          <w:sz w:val="24"/>
          <w:szCs w:val="24"/>
          <w:rtl w:val="0"/>
        </w:rPr>
        <w:t xml:space="preserve"> in terms of gene relative abundances. Key experimental findings include: site-specific metabolomes reflect adaptations to salinity, and methylphosphonic acid increases methane production while dimethylamine increases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production in substrate addition experiments</w:t>
      </w:r>
      <w:r w:rsidDel="00000000" w:rsidR="00000000" w:rsidRPr="00000000">
        <w:rPr>
          <w:rFonts w:ascii="Times New Roman" w:cs="Times New Roman" w:eastAsia="Times New Roman" w:hAnsi="Times New Roman"/>
          <w:sz w:val="24"/>
          <w:szCs w:val="24"/>
          <w:rtl w:val="0"/>
        </w:rPr>
        <w:t xml:space="preserve">. These findings were </w:t>
      </w:r>
      <w:r w:rsidDel="00000000" w:rsidR="00000000" w:rsidRPr="00000000">
        <w:rPr>
          <w:rFonts w:ascii="Times New Roman" w:cs="Times New Roman" w:eastAsia="Times New Roman" w:hAnsi="Times New Roman"/>
          <w:sz w:val="24"/>
          <w:szCs w:val="24"/>
          <w:rtl w:val="0"/>
        </w:rPr>
        <w:t xml:space="preserve">corroborated</w:t>
      </w:r>
      <w:r w:rsidDel="00000000" w:rsidR="00000000" w:rsidRPr="00000000">
        <w:rPr>
          <w:rFonts w:ascii="Times New Roman" w:cs="Times New Roman" w:eastAsia="Times New Roman" w:hAnsi="Times New Roman"/>
          <w:sz w:val="24"/>
          <w:szCs w:val="24"/>
          <w:rtl w:val="0"/>
        </w:rPr>
        <w:t xml:space="preserve"> by metabolic modeling, whereby the trace consumption of methylphosphonic acid reproduced the experimentally measured methane emissions, providing further evidence for methylphosphonate being a primary methanogenic </w:t>
      </w:r>
      <w:r w:rsidDel="00000000" w:rsidR="00000000" w:rsidRPr="00000000">
        <w:rPr>
          <w:rFonts w:ascii="Times New Roman" w:cs="Times New Roman" w:eastAsia="Times New Roman" w:hAnsi="Times New Roman"/>
          <w:sz w:val="24"/>
          <w:szCs w:val="24"/>
          <w:rtl w:val="0"/>
        </w:rPr>
        <w:t xml:space="preserve">substrate</w:t>
      </w:r>
      <w:r w:rsidDel="00000000" w:rsidR="00000000" w:rsidRPr="00000000">
        <w:rPr>
          <w:rFonts w:ascii="Times New Roman" w:cs="Times New Roman" w:eastAsia="Times New Roman" w:hAnsi="Times New Roman"/>
          <w:sz w:val="24"/>
          <w:szCs w:val="24"/>
          <w:rtl w:val="0"/>
        </w:rPr>
        <w:t xml:space="preserve"> in these saltern environments. Our work </w:t>
      </w:r>
      <w:r w:rsidDel="00000000" w:rsidR="00000000" w:rsidRPr="00000000">
        <w:rPr>
          <w:rFonts w:ascii="Times New Roman" w:cs="Times New Roman" w:eastAsia="Times New Roman" w:hAnsi="Times New Roman"/>
          <w:sz w:val="24"/>
          <w:szCs w:val="24"/>
          <w:rtl w:val="0"/>
        </w:rPr>
        <w:t xml:space="preserve">elucidates an environmental biogeochemical cycle that can inform future remediation efforts</w:t>
      </w:r>
      <w:r w:rsidDel="00000000" w:rsidR="00000000" w:rsidRPr="00000000">
        <w:rPr>
          <w:rFonts w:ascii="Times New Roman" w:cs="Times New Roman" w:eastAsia="Times New Roman" w:hAnsi="Times New Roman"/>
          <w:sz w:val="24"/>
          <w:szCs w:val="24"/>
          <w:rtl w:val="0"/>
        </w:rPr>
        <w:t xml:space="preserve">, and more broadly demonstrates the valuable synergy of</w:t>
      </w:r>
      <w:r w:rsidDel="00000000" w:rsidR="00000000" w:rsidRPr="00000000">
        <w:rPr>
          <w:rFonts w:ascii="Times New Roman" w:cs="Times New Roman" w:eastAsia="Times New Roman" w:hAnsi="Times New Roman"/>
          <w:sz w:val="24"/>
          <w:szCs w:val="24"/>
          <w:rtl w:val="0"/>
        </w:rPr>
        <w:t xml:space="preserve"> experimental inspection and metabolic modeling for developing a mechanistic understanding of the biogeochemistry of a given ecosystem.</w:t>
      </w:r>
      <w:r w:rsidDel="00000000" w:rsidR="00000000" w:rsidRPr="00000000">
        <w:rPr>
          <w:rtl w:val="0"/>
        </w:rPr>
      </w:r>
    </w:p>
    <w:p w:rsidR="00000000" w:rsidDel="00000000" w:rsidP="00000000" w:rsidRDefault="00000000" w:rsidRPr="00000000" w14:paraId="00000014">
      <w:pPr>
        <w:pStyle w:val="Heading1"/>
        <w:spacing w:line="480" w:lineRule="auto"/>
        <w:rPr>
          <w:rFonts w:ascii="Times New Roman" w:cs="Times New Roman" w:eastAsia="Times New Roman" w:hAnsi="Times New Roman"/>
          <w:b w:val="1"/>
          <w:bCs w:val="1"/>
          <w:sz w:val="24"/>
          <w:szCs w:val="24"/>
        </w:rPr>
      </w:pPr>
      <w:bookmarkStart w:colFirst="0" w:colLast="0" w:name="_2rroh8zgs81y" w:id="2"/>
      <w:bookmarkEnd w:id="2"/>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Earth contains a wide variety of natural and artificial ecosystems that contain high concentrations of salt. These include certain hot and cold springs, coastal lagoons, lakes of varying pH (acidic, neutral, alkaline), deep sea brines, arid soils, wetlands, and industrial salterns </w:t>
      </w:r>
      <w:hyperlink r:id="rId8">
        <w:r w:rsidDel="00000000" w:rsidR="00000000" w:rsidRPr="00000000">
          <w:rPr>
            <w:rFonts w:ascii="Times New Roman" w:cs="Times New Roman" w:eastAsia="Times New Roman" w:hAnsi="Times New Roman"/>
            <w:sz w:val="24"/>
            <w:szCs w:val="24"/>
            <w:vertAlign w:val="baseline"/>
            <w:rtl w:val="0"/>
          </w:rPr>
          <w:t xml:space="preserve">(1–4)</w:t>
        </w:r>
      </w:hyperlink>
      <w:r w:rsidDel="00000000" w:rsidR="00000000" w:rsidRPr="00000000">
        <w:rPr>
          <w:rFonts w:ascii="Times New Roman" w:cs="Times New Roman" w:eastAsia="Times New Roman" w:hAnsi="Times New Roman"/>
          <w:sz w:val="24"/>
          <w:szCs w:val="24"/>
          <w:rtl w:val="0"/>
        </w:rPr>
        <w:t xml:space="preserve">. High salinity challenges </w:t>
      </w:r>
      <w:ins w:author="Susannah Tringe" w:id="0" w:date="2026-05-07T20:26:11Z">
        <w:r w:rsidDel="00000000" w:rsidR="00000000" w:rsidRPr="00000000">
          <w:rPr>
            <w:rFonts w:ascii="Times New Roman" w:cs="Times New Roman" w:eastAsia="Times New Roman" w:hAnsi="Times New Roman"/>
            <w:sz w:val="24"/>
            <w:szCs w:val="24"/>
            <w:rtl w:val="0"/>
          </w:rPr>
          <w:t xml:space="preserve">the </w:t>
        </w:r>
      </w:ins>
      <w:r w:rsidDel="00000000" w:rsidR="00000000" w:rsidRPr="00000000">
        <w:rPr>
          <w:rFonts w:ascii="Times New Roman" w:cs="Times New Roman" w:eastAsia="Times New Roman" w:hAnsi="Times New Roman"/>
          <w:sz w:val="24"/>
          <w:szCs w:val="24"/>
          <w:rtl w:val="0"/>
        </w:rPr>
        <w:t xml:space="preserve">survival of most organisms by disrupting osmotic regulation and ion-based cellular machinery </w:t>
      </w:r>
      <w:hyperlink r:id="rId9">
        <w:r w:rsidDel="00000000" w:rsidR="00000000" w:rsidRPr="00000000">
          <w:rPr>
            <w:rFonts w:ascii="Times New Roman" w:cs="Times New Roman" w:eastAsia="Times New Roman" w:hAnsi="Times New Roman"/>
            <w:sz w:val="24"/>
            <w:szCs w:val="24"/>
            <w:vertAlign w:val="baseline"/>
            <w:rtl w:val="0"/>
          </w:rPr>
          <w:t xml:space="preserve">(2, 5)</w:t>
        </w:r>
      </w:hyperlink>
      <w:r w:rsidDel="00000000" w:rsidR="00000000" w:rsidRPr="00000000">
        <w:rPr>
          <w:rFonts w:ascii="Times New Roman" w:cs="Times New Roman" w:eastAsia="Times New Roman" w:hAnsi="Times New Roman"/>
          <w:sz w:val="24"/>
          <w:szCs w:val="24"/>
          <w:rtl w:val="0"/>
        </w:rPr>
        <w:t xml:space="preserve">. Indeed, when combined with other factors, salinity is one of the key factors contributing to potential habitability limits to life on Earth </w:t>
      </w:r>
      <w:hyperlink r:id="rId10">
        <w:r w:rsidDel="00000000" w:rsidR="00000000" w:rsidRPr="00000000">
          <w:rPr>
            <w:rFonts w:ascii="Times New Roman" w:cs="Times New Roman" w:eastAsia="Times New Roman" w:hAnsi="Times New Roman"/>
            <w:sz w:val="24"/>
            <w:szCs w:val="24"/>
            <w:vertAlign w:val="baseline"/>
            <w:rtl w:val="0"/>
          </w:rPr>
          <w:t xml:space="preserve">(6)</w:t>
        </w:r>
      </w:hyperlink>
      <w:r w:rsidDel="00000000" w:rsidR="00000000" w:rsidRPr="00000000">
        <w:rPr>
          <w:rFonts w:ascii="Times New Roman" w:cs="Times New Roman" w:eastAsia="Times New Roman" w:hAnsi="Times New Roman"/>
          <w:sz w:val="24"/>
          <w:szCs w:val="24"/>
          <w:rtl w:val="0"/>
        </w:rPr>
        <w:t xml:space="preserve">. But saline to hypersaline environments, even those </w:t>
      </w:r>
      <w:del w:author="Susannah Tringe" w:id="1" w:date="2026-05-07T20:26:45Z">
        <w:r w:rsidDel="00000000" w:rsidR="00000000" w:rsidRPr="00000000">
          <w:rPr>
            <w:rFonts w:ascii="Times New Roman" w:cs="Times New Roman" w:eastAsia="Times New Roman" w:hAnsi="Times New Roman"/>
            <w:sz w:val="24"/>
            <w:szCs w:val="24"/>
            <w:rtl w:val="0"/>
          </w:rPr>
          <w:delText xml:space="preserve">completely </w:delText>
        </w:r>
      </w:del>
      <w:r w:rsidDel="00000000" w:rsidR="00000000" w:rsidRPr="00000000">
        <w:rPr>
          <w:rFonts w:ascii="Times New Roman" w:cs="Times New Roman" w:eastAsia="Times New Roman" w:hAnsi="Times New Roman"/>
          <w:sz w:val="24"/>
          <w:szCs w:val="24"/>
          <w:rtl w:val="0"/>
        </w:rPr>
        <w:t xml:space="preserve">saturated with salt, are still inhabited by salt-tolerant (“halotolerant”) and salt-loving (“halophilic”) microorganisms </w:t>
      </w:r>
      <w:ins w:author="Susannah Tringe" w:id="2" w:date="2026-05-07T20:27:18Z">
        <w:r w:rsidDel="00000000" w:rsidR="00000000" w:rsidRPr="00000000">
          <w:rPr>
            <w:rFonts w:ascii="Times New Roman" w:cs="Times New Roman" w:eastAsia="Times New Roman" w:hAnsi="Times New Roman"/>
            <w:sz w:val="24"/>
            <w:szCs w:val="24"/>
            <w:rtl w:val="0"/>
          </w:rPr>
          <w:t xml:space="preserve">that </w:t>
        </w:r>
      </w:ins>
      <w:del w:author="Susannah Tringe" w:id="2" w:date="2026-05-07T20:27:18Z">
        <w:r w:rsidDel="00000000" w:rsidR="00000000" w:rsidRPr="00000000">
          <w:rPr>
            <w:rFonts w:ascii="Times New Roman" w:cs="Times New Roman" w:eastAsia="Times New Roman" w:hAnsi="Times New Roman"/>
            <w:sz w:val="24"/>
            <w:szCs w:val="24"/>
            <w:rtl w:val="0"/>
          </w:rPr>
          <w:delText xml:space="preserve">who </w:delText>
        </w:r>
      </w:del>
      <w:r w:rsidDel="00000000" w:rsidR="00000000" w:rsidRPr="00000000">
        <w:rPr>
          <w:rFonts w:ascii="Times New Roman" w:cs="Times New Roman" w:eastAsia="Times New Roman" w:hAnsi="Times New Roman"/>
          <w:sz w:val="24"/>
          <w:szCs w:val="24"/>
          <w:rtl w:val="0"/>
        </w:rPr>
        <w:t xml:space="preserve">evolved to survive </w:t>
      </w:r>
      <w:ins w:author="Susannah Tringe" w:id="3" w:date="2026-05-07T20:27:28Z">
        <w:r w:rsidDel="00000000" w:rsidR="00000000" w:rsidRPr="00000000">
          <w:rPr>
            <w:rFonts w:ascii="Times New Roman" w:cs="Times New Roman" w:eastAsia="Times New Roman" w:hAnsi="Times New Roman"/>
            <w:sz w:val="24"/>
            <w:szCs w:val="24"/>
            <w:rtl w:val="0"/>
          </w:rPr>
          <w:t xml:space="preserve">high </w:t>
        </w:r>
      </w:ins>
      <w:del w:author="Susannah Tringe" w:id="3" w:date="2026-05-07T20:27:28Z">
        <w:r w:rsidDel="00000000" w:rsidR="00000000" w:rsidRPr="00000000">
          <w:rPr>
            <w:rFonts w:ascii="Times New Roman" w:cs="Times New Roman" w:eastAsia="Times New Roman" w:hAnsi="Times New Roman"/>
            <w:sz w:val="24"/>
            <w:szCs w:val="24"/>
            <w:rtl w:val="0"/>
          </w:rPr>
          <w:delText xml:space="preserve">hyper</w:delText>
        </w:r>
      </w:del>
      <w:r w:rsidDel="00000000" w:rsidR="00000000" w:rsidRPr="00000000">
        <w:rPr>
          <w:rFonts w:ascii="Times New Roman" w:cs="Times New Roman" w:eastAsia="Times New Roman" w:hAnsi="Times New Roman"/>
          <w:sz w:val="24"/>
          <w:szCs w:val="24"/>
          <w:rtl w:val="0"/>
        </w:rPr>
        <w:t xml:space="preserve">salinity and form unique communities </w:t>
      </w:r>
      <w:hyperlink r:id="rId11">
        <w:r w:rsidDel="00000000" w:rsidR="00000000" w:rsidRPr="00000000">
          <w:rPr>
            <w:rFonts w:ascii="Times New Roman" w:cs="Times New Roman" w:eastAsia="Times New Roman" w:hAnsi="Times New Roman"/>
            <w:sz w:val="24"/>
            <w:szCs w:val="24"/>
            <w:vertAlign w:val="baseline"/>
            <w:rtl w:val="0"/>
          </w:rPr>
          <w:t xml:space="preserve">(7, 8)</w:t>
        </w:r>
      </w:hyperlink>
      <w:r w:rsidDel="00000000" w:rsidR="00000000" w:rsidRPr="00000000">
        <w:rPr>
          <w:rFonts w:ascii="Times New Roman" w:cs="Times New Roman" w:eastAsia="Times New Roman" w:hAnsi="Times New Roman"/>
          <w:sz w:val="24"/>
          <w:szCs w:val="24"/>
          <w:rtl w:val="0"/>
        </w:rPr>
        <w:t xml:space="preserve">. </w:t>
      </w:r>
      <w:ins w:author="Susannah Tringe" w:id="4" w:date="2026-05-07T20:28:53Z">
        <w:r w:rsidDel="00000000" w:rsidR="00000000" w:rsidRPr="00000000">
          <w:rPr>
            <w:rFonts w:ascii="Times New Roman" w:cs="Times New Roman" w:eastAsia="Times New Roman" w:hAnsi="Times New Roman"/>
            <w:sz w:val="24"/>
            <w:szCs w:val="24"/>
            <w:rtl w:val="0"/>
          </w:rPr>
          <w:t xml:space="preserve">Known</w:t>
        </w:r>
      </w:ins>
      <w:del w:author="Susannah Tringe" w:id="4" w:date="2026-05-07T20:28:53Z">
        <w:r w:rsidDel="00000000" w:rsidR="00000000" w:rsidRPr="00000000">
          <w:rPr>
            <w:rFonts w:ascii="Times New Roman" w:cs="Times New Roman" w:eastAsia="Times New Roman" w:hAnsi="Times New Roman"/>
            <w:sz w:val="24"/>
            <w:szCs w:val="24"/>
            <w:rtl w:val="0"/>
          </w:rPr>
          <w:delText xml:space="preserve">Such</w:delText>
        </w:r>
      </w:del>
      <w:r w:rsidDel="00000000" w:rsidR="00000000" w:rsidRPr="00000000">
        <w:rPr>
          <w:rFonts w:ascii="Times New Roman" w:cs="Times New Roman" w:eastAsia="Times New Roman" w:hAnsi="Times New Roman"/>
          <w:sz w:val="24"/>
          <w:szCs w:val="24"/>
          <w:rtl w:val="0"/>
        </w:rPr>
        <w:t xml:space="preserve"> adaptations include the “salt-in” strategy, in which organisms have acidic proteomes that retain function in the presence of high intracellular ion concentrations, and the “salt-out” strategy, in which organisms maintain cellular function by excluding salts via accumulation of compatible solutes in their cytoplasm </w:t>
      </w:r>
      <w:hyperlink r:id="rId12">
        <w:r w:rsidDel="00000000" w:rsidR="00000000" w:rsidRPr="00000000">
          <w:rPr>
            <w:rFonts w:ascii="Times New Roman" w:cs="Times New Roman" w:eastAsia="Times New Roman" w:hAnsi="Times New Roman"/>
            <w:sz w:val="24"/>
            <w:szCs w:val="24"/>
            <w:vertAlign w:val="baseline"/>
            <w:rtl w:val="0"/>
          </w:rPr>
          <w:t xml:space="preserve">(9, 10)</w:t>
        </w:r>
      </w:hyperlink>
      <w:r w:rsidDel="00000000" w:rsidR="00000000" w:rsidRPr="00000000">
        <w:rPr>
          <w:rFonts w:ascii="Times New Roman" w:cs="Times New Roman" w:eastAsia="Times New Roman" w:hAnsi="Times New Roman"/>
          <w:sz w:val="24"/>
          <w:szCs w:val="24"/>
          <w:rtl w:val="0"/>
        </w:rPr>
        <w:t xml:space="preserve">. Only halophiles such as </w:t>
      </w:r>
      <w:r w:rsidDel="00000000" w:rsidR="00000000" w:rsidRPr="00000000">
        <w:rPr>
          <w:rFonts w:ascii="Times New Roman" w:cs="Times New Roman" w:eastAsia="Times New Roman" w:hAnsi="Times New Roman"/>
          <w:sz w:val="24"/>
          <w:szCs w:val="24"/>
          <w:rtl w:val="0"/>
        </w:rPr>
        <w:t xml:space="preserve">aerobic archaeal order Halobacteriales, the anaerobic bacterial order Haloanaerobiales, and certain methanogens</w:t>
      </w:r>
      <w:r w:rsidDel="00000000" w:rsidR="00000000" w:rsidRPr="00000000">
        <w:rPr>
          <w:rFonts w:ascii="Times New Roman" w:cs="Times New Roman" w:eastAsia="Times New Roman" w:hAnsi="Times New Roman"/>
          <w:sz w:val="24"/>
          <w:szCs w:val="24"/>
          <w:rtl w:val="0"/>
        </w:rPr>
        <w:t xml:space="preserve"> use the </w:t>
      </w:r>
      <w:r w:rsidDel="00000000" w:rsidR="00000000" w:rsidRPr="00000000">
        <w:rPr>
          <w:rFonts w:ascii="Times New Roman" w:cs="Times New Roman" w:eastAsia="Times New Roman" w:hAnsi="Times New Roman"/>
          <w:sz w:val="24"/>
          <w:szCs w:val="24"/>
          <w:rtl w:val="0"/>
        </w:rPr>
        <w:t xml:space="preserve">“salt-in” strategy</w:t>
      </w:r>
      <w:ins w:author="Susannah Tringe" w:id="5" w:date="2026-05-07T20:28:41Z">
        <w:r w:rsidDel="00000000" w:rsidR="00000000" w:rsidRPr="00000000">
          <w:rPr>
            <w:rFonts w:ascii="Times New Roman" w:cs="Times New Roman" w:eastAsia="Times New Roman" w:hAnsi="Times New Roman"/>
            <w:sz w:val="24"/>
            <w:szCs w:val="24"/>
            <w:rtl w:val="0"/>
          </w:rPr>
          <w:t xml:space="preserve"> </w:t>
        </w:r>
      </w:ins>
      <w:hyperlink r:id="rId13">
        <w:r w:rsidDel="00000000" w:rsidR="00000000" w:rsidRPr="00000000">
          <w:rPr>
            <w:rFonts w:ascii="Times New Roman" w:cs="Times New Roman" w:eastAsia="Times New Roman" w:hAnsi="Times New Roman"/>
            <w:sz w:val="24"/>
            <w:szCs w:val="24"/>
            <w:vertAlign w:val="baseline"/>
            <w:rtl w:val="0"/>
          </w:rPr>
          <w:t xml:space="preserve">(11)</w:t>
        </w:r>
      </w:hyperlink>
      <w:r w:rsidDel="00000000" w:rsidR="00000000" w:rsidRPr="00000000">
        <w:rPr>
          <w:rFonts w:ascii="Times New Roman" w:cs="Times New Roman" w:eastAsia="Times New Roman" w:hAnsi="Times New Roman"/>
          <w:sz w:val="24"/>
          <w:szCs w:val="24"/>
          <w:rtl w:val="0"/>
        </w:rPr>
        <w:t xml:space="preserve"> while halophilic bacteria, and some archaea,</w:t>
      </w:r>
      <w:r w:rsidDel="00000000" w:rsidR="00000000" w:rsidRPr="00000000">
        <w:rPr>
          <w:rFonts w:ascii="Times New Roman" w:cs="Times New Roman" w:eastAsia="Times New Roman" w:hAnsi="Times New Roman"/>
          <w:sz w:val="24"/>
          <w:szCs w:val="24"/>
          <w:rtl w:val="0"/>
        </w:rPr>
        <w:t xml:space="preserve"> use the “salt-out” strategy. A wide range of molecules have been identified as compatible solutes, such as choline, ectoine, </w:t>
      </w:r>
      <w:r w:rsidDel="00000000" w:rsidR="00000000" w:rsidRPr="00000000">
        <w:rPr>
          <w:rFonts w:ascii="Times New Roman" w:cs="Times New Roman" w:eastAsia="Times New Roman" w:hAnsi="Times New Roman"/>
          <w:sz w:val="24"/>
          <w:szCs w:val="24"/>
          <w:rtl w:val="0"/>
        </w:rPr>
        <w:t xml:space="preserve">hydroxyectoine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glutamate, glutamine, glycine betaine, and trehalose</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sz w:val="24"/>
            <w:szCs w:val="24"/>
            <w:vertAlign w:val="baseline"/>
            <w:rtl w:val="0"/>
          </w:rPr>
          <w:t xml:space="preserve">(12–14)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biogeochemistry of hypersaline environments, typically defined as those environments with greater than twice the salinity of seawater (i.e., &gt; 7% salt)</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sz w:val="24"/>
            <w:szCs w:val="24"/>
            <w:vertAlign w:val="baseline"/>
            <w:rtl w:val="0"/>
          </w:rPr>
          <w:t xml:space="preserve">(15)</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is influenced both directly by the salinity and indirectly via the altered metabolic activities of organisms in these environments </w:t>
      </w:r>
      <w:hyperlink r:id="rId16">
        <w:r w:rsidDel="00000000" w:rsidR="00000000" w:rsidRPr="00000000">
          <w:rPr>
            <w:rFonts w:ascii="Times New Roman" w:cs="Times New Roman" w:eastAsia="Times New Roman" w:hAnsi="Times New Roman"/>
            <w:sz w:val="24"/>
            <w:szCs w:val="24"/>
            <w:vertAlign w:val="baseline"/>
            <w:rtl w:val="0"/>
          </w:rPr>
          <w:t xml:space="preserve">(16)</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 the highest salinities, certain metabolic pathways such as acetoclastic or hydrogenotrophic methanogenesis, autotrophic nitrite oxidation, and acetate-oxidizing dissimilatory sulfate reduction do not generate enough energy</w:t>
      </w:r>
      <w:r w:rsidDel="00000000" w:rsidR="00000000" w:rsidRPr="00000000">
        <w:rPr>
          <w:rFonts w:ascii="Times New Roman" w:cs="Times New Roman" w:eastAsia="Times New Roman" w:hAnsi="Times New Roman"/>
          <w:sz w:val="24"/>
          <w:szCs w:val="24"/>
          <w:rtl w:val="0"/>
        </w:rPr>
        <w:t xml:space="preserve"> to sustain osmoregulation </w:t>
      </w:r>
      <w:hyperlink r:id="rId17">
        <w:r w:rsidDel="00000000" w:rsidR="00000000" w:rsidRPr="00000000">
          <w:rPr>
            <w:rFonts w:ascii="Times New Roman" w:cs="Times New Roman" w:eastAsia="Times New Roman" w:hAnsi="Times New Roman"/>
            <w:sz w:val="24"/>
            <w:szCs w:val="24"/>
            <w:vertAlign w:val="baseline"/>
            <w:rtl w:val="0"/>
          </w:rPr>
          <w:t xml:space="preserve">(17)</w:t>
        </w:r>
      </w:hyperlink>
      <w:r w:rsidDel="00000000" w:rsidR="00000000" w:rsidRPr="00000000">
        <w:rPr>
          <w:rFonts w:ascii="Times New Roman" w:cs="Times New Roman" w:eastAsia="Times New Roman" w:hAnsi="Times New Roman"/>
          <w:sz w:val="24"/>
          <w:szCs w:val="24"/>
          <w:rtl w:val="0"/>
        </w:rPr>
        <w:t xml:space="preserve">. Microbial growth in these environments can be nitrogen limited</w:t>
      </w:r>
      <w:r w:rsidDel="00000000" w:rsidR="00000000" w:rsidRPr="00000000">
        <w:rPr>
          <w:rFonts w:ascii="Times New Roman" w:cs="Times New Roman" w:eastAsia="Times New Roman" w:hAnsi="Times New Roman"/>
          <w:sz w:val="24"/>
          <w:szCs w:val="24"/>
          <w:rtl w:val="0"/>
        </w:rPr>
        <w:t xml:space="preserve"> </w:t>
      </w:r>
      <w:hyperlink r:id="rId18">
        <w:r w:rsidDel="00000000" w:rsidR="00000000" w:rsidRPr="00000000">
          <w:rPr>
            <w:rFonts w:ascii="Times New Roman" w:cs="Times New Roman" w:eastAsia="Times New Roman" w:hAnsi="Times New Roman"/>
            <w:sz w:val="24"/>
            <w:szCs w:val="24"/>
            <w:vertAlign w:val="baseline"/>
            <w:rtl w:val="0"/>
          </w:rPr>
          <w:t xml:space="preserve">(18)</w:t>
        </w:r>
      </w:hyperlink>
      <w:r w:rsidDel="00000000" w:rsidR="00000000" w:rsidRPr="00000000">
        <w:rPr>
          <w:rFonts w:ascii="Times New Roman" w:cs="Times New Roman" w:eastAsia="Times New Roman" w:hAnsi="Times New Roman"/>
          <w:sz w:val="24"/>
          <w:szCs w:val="24"/>
          <w:rtl w:val="0"/>
        </w:rPr>
        <w:t xml:space="preserve"> but </w:t>
      </w:r>
      <w:ins w:author="Susannah Tringe" w:id="6" w:date="2026-05-07T20:30:03Z">
        <w:r w:rsidDel="00000000" w:rsidR="00000000" w:rsidRPr="00000000">
          <w:rPr>
            <w:rFonts w:ascii="Times New Roman" w:cs="Times New Roman" w:eastAsia="Times New Roman" w:hAnsi="Times New Roman"/>
            <w:sz w:val="24"/>
            <w:szCs w:val="24"/>
            <w:rtl w:val="0"/>
          </w:rPr>
          <w:t xml:space="preserve">is </w:t>
        </w:r>
      </w:ins>
      <w:del w:author="Susannah Tringe" w:id="6" w:date="2026-05-07T20:30:03Z">
        <w:r w:rsidDel="00000000" w:rsidR="00000000" w:rsidRPr="00000000">
          <w:rPr>
            <w:rFonts w:ascii="Times New Roman" w:cs="Times New Roman" w:eastAsia="Times New Roman" w:hAnsi="Times New Roman"/>
            <w:sz w:val="24"/>
            <w:szCs w:val="24"/>
            <w:rtl w:val="0"/>
          </w:rPr>
          <w:delText xml:space="preserve">are </w:delText>
        </w:r>
      </w:del>
      <w:r w:rsidDel="00000000" w:rsidR="00000000" w:rsidRPr="00000000">
        <w:rPr>
          <w:rFonts w:ascii="Times New Roman" w:cs="Times New Roman" w:eastAsia="Times New Roman" w:hAnsi="Times New Roman"/>
          <w:sz w:val="24"/>
          <w:szCs w:val="24"/>
          <w:rtl w:val="0"/>
        </w:rPr>
        <w:t xml:space="preserve">more commonly phosphorus limited </w:t>
      </w:r>
      <w:hyperlink r:id="rId19">
        <w:r w:rsidDel="00000000" w:rsidR="00000000" w:rsidRPr="00000000">
          <w:rPr>
            <w:rFonts w:ascii="Times New Roman" w:cs="Times New Roman" w:eastAsia="Times New Roman" w:hAnsi="Times New Roman"/>
            <w:sz w:val="24"/>
            <w:szCs w:val="24"/>
            <w:vertAlign w:val="baseline"/>
            <w:rtl w:val="0"/>
          </w:rPr>
          <w:t xml:space="preserve">(19)</w:t>
        </w:r>
      </w:hyperlink>
      <w:r w:rsidDel="00000000" w:rsidR="00000000" w:rsidRPr="00000000">
        <w:rPr>
          <w:rFonts w:ascii="Times New Roman" w:cs="Times New Roman" w:eastAsia="Times New Roman" w:hAnsi="Times New Roman"/>
          <w:sz w:val="24"/>
          <w:szCs w:val="24"/>
          <w:rtl w:val="0"/>
        </w:rPr>
        <w:t xml:space="preserve"> </w:t>
      </w:r>
      <w:hyperlink r:id="rId20">
        <w:r w:rsidDel="00000000" w:rsidR="00000000" w:rsidRPr="00000000">
          <w:rPr>
            <w:rFonts w:ascii="Times New Roman" w:cs="Times New Roman" w:eastAsia="Times New Roman" w:hAnsi="Times New Roman"/>
            <w:sz w:val="24"/>
            <w:szCs w:val="24"/>
            <w:vertAlign w:val="baseline"/>
            <w:rtl w:val="0"/>
          </w:rPr>
          <w:t xml:space="preserve">(20)</w:t>
        </w:r>
      </w:hyperlink>
      <w:r w:rsidDel="00000000" w:rsidR="00000000" w:rsidRPr="00000000">
        <w:rPr>
          <w:vertAlign w:val="baseline"/>
          <w:rtl w:val="0"/>
        </w:rPr>
        <w:t xml:space="preserve"> </w:t>
      </w:r>
      <w:hyperlink r:id="rId21">
        <w:r w:rsidDel="00000000" w:rsidR="00000000" w:rsidRPr="00000000">
          <w:rPr>
            <w:rFonts w:ascii="Times New Roman" w:cs="Times New Roman" w:eastAsia="Times New Roman" w:hAnsi="Times New Roman"/>
            <w:sz w:val="24"/>
            <w:szCs w:val="24"/>
            <w:vertAlign w:val="baseline"/>
            <w:rtl w:val="0"/>
          </w:rPr>
          <w:t xml:space="preserve">(21)</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rganisms contribute</w:t>
      </w:r>
      <w:r w:rsidDel="00000000" w:rsidR="00000000" w:rsidRPr="00000000">
        <w:rPr>
          <w:rFonts w:ascii="Times New Roman" w:cs="Times New Roman" w:eastAsia="Times New Roman" w:hAnsi="Times New Roman"/>
          <w:sz w:val="24"/>
          <w:szCs w:val="24"/>
          <w:rtl w:val="0"/>
        </w:rPr>
        <w:t xml:space="preserve"> compatible (osmolytic) solutes</w:t>
      </w:r>
      <w:r w:rsidDel="00000000" w:rsidR="00000000" w:rsidRPr="00000000">
        <w:rPr>
          <w:rFonts w:ascii="Times New Roman" w:cs="Times New Roman" w:eastAsia="Times New Roman" w:hAnsi="Times New Roman"/>
          <w:sz w:val="24"/>
          <w:szCs w:val="24"/>
          <w:rtl w:val="0"/>
        </w:rPr>
        <w:t xml:space="preserve"> to the ecosystem </w:t>
      </w:r>
      <w:hyperlink r:id="rId22">
        <w:r w:rsidDel="00000000" w:rsidR="00000000" w:rsidRPr="00000000">
          <w:rPr>
            <w:rFonts w:ascii="Times New Roman" w:cs="Times New Roman" w:eastAsia="Times New Roman" w:hAnsi="Times New Roman"/>
            <w:sz w:val="24"/>
            <w:szCs w:val="24"/>
            <w:vertAlign w:val="baseline"/>
            <w:rtl w:val="0"/>
          </w:rPr>
          <w:t xml:space="preserve">(16)</w:t>
        </w:r>
      </w:hyperlink>
      <w:r w:rsidDel="00000000" w:rsidR="00000000" w:rsidRPr="00000000">
        <w:rPr>
          <w:rFonts w:ascii="Times New Roman" w:cs="Times New Roman" w:eastAsia="Times New Roman" w:hAnsi="Times New Roman"/>
          <w:sz w:val="24"/>
          <w:szCs w:val="24"/>
          <w:rtl w:val="0"/>
        </w:rPr>
        <w:t xml:space="preserve">, some of which can be</w:t>
      </w:r>
      <w:r w:rsidDel="00000000" w:rsidR="00000000" w:rsidRPr="00000000">
        <w:rPr>
          <w:rFonts w:ascii="Times New Roman" w:cs="Times New Roman" w:eastAsia="Times New Roman" w:hAnsi="Times New Roman"/>
          <w:sz w:val="24"/>
          <w:szCs w:val="24"/>
          <w:rtl w:val="0"/>
        </w:rPr>
        <w:t xml:space="preserve"> further metabolized as a substrate for other organisms. Glycine betaine (GB), for example, is produced in high abundance in hypersaline environments by plants, archaea, and cyanobacteria</w:t>
      </w:r>
      <w:r w:rsidDel="00000000" w:rsidR="00000000" w:rsidRPr="00000000">
        <w:rPr>
          <w:rFonts w:ascii="Times New Roman" w:cs="Times New Roman" w:eastAsia="Times New Roman" w:hAnsi="Times New Roman"/>
          <w:sz w:val="24"/>
          <w:szCs w:val="24"/>
          <w:rtl w:val="0"/>
        </w:rPr>
        <w:t xml:space="preserve"> </w:t>
      </w:r>
      <w:hyperlink r:id="rId23">
        <w:r w:rsidDel="00000000" w:rsidR="00000000" w:rsidRPr="00000000">
          <w:rPr>
            <w:rFonts w:ascii="Times New Roman" w:cs="Times New Roman" w:eastAsia="Times New Roman" w:hAnsi="Times New Roman"/>
            <w:sz w:val="24"/>
            <w:szCs w:val="24"/>
            <w:vertAlign w:val="baseline"/>
            <w:rtl w:val="0"/>
          </w:rPr>
          <w:t xml:space="preserve">(22)</w:t>
        </w:r>
      </w:hyperlink>
      <w:r w:rsidDel="00000000" w:rsidR="00000000" w:rsidRPr="00000000">
        <w:rPr>
          <w:rFonts w:ascii="Times New Roman" w:cs="Times New Roman" w:eastAsia="Times New Roman" w:hAnsi="Times New Roman"/>
          <w:sz w:val="24"/>
          <w:szCs w:val="24"/>
          <w:rtl w:val="0"/>
        </w:rPr>
        <w:t xml:space="preserve"> and can be degraded into methane</w:t>
      </w:r>
      <w:r w:rsidDel="00000000" w:rsidR="00000000" w:rsidRPr="00000000">
        <w:rPr>
          <w:rFonts w:ascii="Times New Roman" w:cs="Times New Roman" w:eastAsia="Times New Roman" w:hAnsi="Times New Roman"/>
          <w:sz w:val="24"/>
          <w:szCs w:val="24"/>
          <w:rtl w:val="0"/>
        </w:rPr>
        <w:t xml:space="preserve"> </w:t>
      </w:r>
      <w:hyperlink r:id="rId24">
        <w:r w:rsidDel="00000000" w:rsidR="00000000" w:rsidRPr="00000000">
          <w:rPr>
            <w:rFonts w:ascii="Times New Roman" w:cs="Times New Roman" w:eastAsia="Times New Roman" w:hAnsi="Times New Roman"/>
            <w:sz w:val="24"/>
            <w:szCs w:val="24"/>
            <w:vertAlign w:val="baseline"/>
            <w:rtl w:val="0"/>
          </w:rPr>
          <w:t xml:space="preserve">(23, 24)</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N,N-</w:t>
      </w:r>
      <w:r w:rsidDel="00000000" w:rsidR="00000000" w:rsidRPr="00000000">
        <w:rPr>
          <w:rFonts w:ascii="Times New Roman" w:cs="Times New Roman" w:eastAsia="Times New Roman" w:hAnsi="Times New Roman"/>
          <w:sz w:val="24"/>
          <w:szCs w:val="24"/>
          <w:rtl w:val="0"/>
        </w:rPr>
        <w:t xml:space="preserve">dimethylglycine, sarcosine, L-serine, and pyruvate </w:t>
      </w:r>
      <w:hyperlink r:id="rId25">
        <w:r w:rsidDel="00000000" w:rsidR="00000000" w:rsidRPr="00000000">
          <w:rPr>
            <w:rFonts w:ascii="Times New Roman" w:cs="Times New Roman" w:eastAsia="Times New Roman" w:hAnsi="Times New Roman"/>
            <w:sz w:val="24"/>
            <w:szCs w:val="24"/>
            <w:vertAlign w:val="baseline"/>
            <w:rtl w:val="0"/>
          </w:rPr>
          <w:t xml:space="preserve">(25)</w:t>
        </w:r>
      </w:hyperlink>
      <w:r w:rsidDel="00000000" w:rsidR="00000000" w:rsidRPr="00000000">
        <w:rPr>
          <w:rFonts w:ascii="Times New Roman" w:cs="Times New Roman" w:eastAsia="Times New Roman" w:hAnsi="Times New Roman"/>
          <w:sz w:val="24"/>
          <w:szCs w:val="24"/>
          <w:rtl w:val="0"/>
        </w:rPr>
        <w:t xml:space="preserve">. In the ruminant gut, trimethylamine, dimethylglycine, and methionine can also be produced from GB </w:t>
      </w:r>
      <w:hyperlink r:id="rId26">
        <w:r w:rsidDel="00000000" w:rsidR="00000000" w:rsidRPr="00000000">
          <w:rPr>
            <w:rFonts w:ascii="Times New Roman" w:cs="Times New Roman" w:eastAsia="Times New Roman" w:hAnsi="Times New Roman"/>
            <w:sz w:val="24"/>
            <w:szCs w:val="24"/>
            <w:vertAlign w:val="baseline"/>
            <w:rtl w:val="0"/>
          </w:rPr>
          <w:t xml:space="preserve">(26)</w:t>
        </w:r>
      </w:hyperlink>
      <w:r w:rsidDel="00000000" w:rsidR="00000000" w:rsidRPr="00000000">
        <w:rPr>
          <w:rFonts w:ascii="Times New Roman" w:cs="Times New Roman" w:eastAsia="Times New Roman" w:hAnsi="Times New Roman"/>
          <w:sz w:val="24"/>
          <w:szCs w:val="24"/>
          <w:rtl w:val="0"/>
        </w:rPr>
        <w:t xml:space="preserve">. </w:t>
      </w:r>
      <w:commentRangeStart w:id="2"/>
      <w:commentRangeStart w:id="3"/>
      <w:r w:rsidDel="00000000" w:rsidR="00000000" w:rsidRPr="00000000">
        <w:rPr>
          <w:rFonts w:ascii="Times New Roman" w:cs="Times New Roman" w:eastAsia="Times New Roman" w:hAnsi="Times New Roman"/>
          <w:sz w:val="24"/>
          <w:szCs w:val="24"/>
          <w:rtl w:val="0"/>
        </w:rPr>
        <w:t xml:space="preserve">A second example is trehalose, a ubiquitous and multifunctional disaccharide that can act as a compatible solute as well as a cryoprotectant and energy storage compound that can also be converted into glycogen or glucose </w:t>
      </w:r>
      <w:hyperlink r:id="rId27">
        <w:r w:rsidDel="00000000" w:rsidR="00000000" w:rsidRPr="00000000">
          <w:rPr>
            <w:rFonts w:ascii="Times New Roman" w:cs="Times New Roman" w:eastAsia="Times New Roman" w:hAnsi="Times New Roman"/>
            <w:sz w:val="24"/>
            <w:szCs w:val="24"/>
            <w:vertAlign w:val="baseline"/>
            <w:rtl w:val="0"/>
          </w:rPr>
          <w:t xml:space="preserve">(27, 28)</w:t>
        </w:r>
      </w:hyperlink>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Compatible solutes and osmoprotectant sugars can further become </w:t>
      </w:r>
      <w:r w:rsidDel="00000000" w:rsidR="00000000" w:rsidRPr="00000000">
        <w:rPr>
          <w:rFonts w:ascii="Times New Roman" w:cs="Times New Roman" w:eastAsia="Times New Roman" w:hAnsi="Times New Roman"/>
          <w:sz w:val="24"/>
          <w:szCs w:val="24"/>
          <w:rtl w:val="0"/>
        </w:rPr>
        <w:t xml:space="preserve">sources of </w:t>
      </w:r>
      <w:r w:rsidDel="00000000" w:rsidR="00000000" w:rsidRPr="00000000">
        <w:rPr>
          <w:rFonts w:ascii="Times New Roman" w:cs="Times New Roman" w:eastAsia="Times New Roman" w:hAnsi="Times New Roman"/>
          <w:sz w:val="24"/>
          <w:szCs w:val="24"/>
          <w:rtl w:val="0"/>
        </w:rPr>
        <w:t xml:space="preserve">carbon, nitrogen, and sulfur</w:t>
      </w:r>
      <w:r w:rsidDel="00000000" w:rsidR="00000000" w:rsidRPr="00000000">
        <w:rPr>
          <w:rFonts w:ascii="Times New Roman" w:cs="Times New Roman" w:eastAsia="Times New Roman" w:hAnsi="Times New Roman"/>
          <w:sz w:val="24"/>
          <w:szCs w:val="24"/>
          <w:rtl w:val="0"/>
        </w:rPr>
        <w:t xml:space="preserve"> </w:t>
      </w:r>
      <w:hyperlink r:id="rId28">
        <w:r w:rsidDel="00000000" w:rsidR="00000000" w:rsidRPr="00000000">
          <w:rPr>
            <w:rFonts w:ascii="Times New Roman" w:cs="Times New Roman" w:eastAsia="Times New Roman" w:hAnsi="Times New Roman"/>
            <w:sz w:val="24"/>
            <w:szCs w:val="24"/>
            <w:rtl w:val="0"/>
          </w:rPr>
          <w:t xml:space="preserve">(29, 30)</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during times of lower salinity when they are less needed for their primary function as osmoprotectants </w:t>
      </w:r>
      <w:hyperlink r:id="rId29">
        <w:r w:rsidDel="00000000" w:rsidR="00000000" w:rsidRPr="00000000">
          <w:rPr>
            <w:rFonts w:ascii="Times New Roman" w:cs="Times New Roman" w:eastAsia="Times New Roman" w:hAnsi="Times New Roman"/>
            <w:sz w:val="24"/>
            <w:szCs w:val="24"/>
            <w:vertAlign w:val="baseline"/>
            <w:rtl w:val="0"/>
          </w:rPr>
          <w:t xml:space="preserve">(16)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p</w:t>
      </w:r>
      <w:r w:rsidDel="00000000" w:rsidR="00000000" w:rsidRPr="00000000">
        <w:rPr>
          <w:rFonts w:ascii="Times New Roman" w:cs="Times New Roman" w:eastAsia="Times New Roman" w:hAnsi="Times New Roman"/>
          <w:sz w:val="24"/>
          <w:szCs w:val="24"/>
          <w:rtl w:val="0"/>
        </w:rPr>
        <w:t xml:space="preserve">revious studies showing that methane emissions generally follow a </w:t>
      </w:r>
      <w:commentRangeStart w:id="4"/>
      <w:commentRangeStart w:id="5"/>
      <w:r w:rsidDel="00000000" w:rsidR="00000000" w:rsidRPr="00000000">
        <w:rPr>
          <w:rFonts w:ascii="Times New Roman" w:cs="Times New Roman" w:eastAsia="Times New Roman" w:hAnsi="Times New Roman"/>
          <w:sz w:val="24"/>
          <w:szCs w:val="24"/>
          <w:rtl w:val="0"/>
        </w:rPr>
        <w:t xml:space="preserve">log-linear</w:t>
      </w:r>
      <w:commentRangeEnd w:id="4"/>
      <w:r w:rsidDel="00000000" w:rsidR="00000000" w:rsidRPr="00000000">
        <w:commentReference w:id="4"/>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decrease with increasing salinities </w:t>
      </w:r>
      <w:hyperlink r:id="rId30">
        <w:r w:rsidDel="00000000" w:rsidR="00000000" w:rsidRPr="00000000">
          <w:rPr>
            <w:rtl w:val="0"/>
          </w:rPr>
          <w:t xml:space="preserve">(31–33)</w:t>
        </w:r>
      </w:hyperlink>
      <w:r w:rsidDel="00000000" w:rsidR="00000000" w:rsidRPr="00000000">
        <w:rPr>
          <w:rFonts w:ascii="Times New Roman" w:cs="Times New Roman" w:eastAsia="Times New Roman" w:hAnsi="Times New Roman"/>
          <w:sz w:val="24"/>
          <w:szCs w:val="24"/>
          <w:rtl w:val="0"/>
        </w:rPr>
        <w:t xml:space="preserve">, we’ve </w:t>
      </w:r>
      <w:r w:rsidDel="00000000" w:rsidR="00000000" w:rsidRPr="00000000">
        <w:rPr>
          <w:rFonts w:ascii="Times New Roman" w:cs="Times New Roman" w:eastAsia="Times New Roman" w:hAnsi="Times New Roman"/>
          <w:sz w:val="24"/>
          <w:szCs w:val="24"/>
          <w:rtl w:val="0"/>
        </w:rPr>
        <w:t xml:space="preserve">previously observed elevated methane emissions in hypersaline unrestored salterns </w:t>
      </w:r>
      <w:hyperlink r:id="rId31">
        <w:r w:rsidDel="00000000" w:rsidR="00000000" w:rsidRPr="00000000">
          <w:rPr>
            <w:rtl w:val="0"/>
          </w:rPr>
          <w:t xml:space="preserve">(34)</w:t>
        </w:r>
      </w:hyperlink>
      <w:r w:rsidDel="00000000" w:rsidR="00000000" w:rsidRPr="00000000">
        <w:rPr>
          <w:rFonts w:ascii="Times New Roman" w:cs="Times New Roman" w:eastAsia="Times New Roman" w:hAnsi="Times New Roman"/>
          <w:sz w:val="24"/>
          <w:szCs w:val="24"/>
          <w:rtl w:val="0"/>
        </w:rPr>
        <w:t xml:space="preserve">. </w:t>
      </w:r>
      <w:ins w:author="Susannah Tringe" w:id="7" w:date="2026-05-07T20:34:49Z">
        <w:r w:rsidDel="00000000" w:rsidR="00000000" w:rsidRPr="00000000">
          <w:rPr>
            <w:rFonts w:ascii="Times New Roman" w:cs="Times New Roman" w:eastAsia="Times New Roman" w:hAnsi="Times New Roman"/>
            <w:sz w:val="24"/>
            <w:szCs w:val="24"/>
            <w:rtl w:val="0"/>
          </w:rPr>
          <w:t xml:space="preserve">This log-linear decline is</w:t>
        </w:r>
      </w:ins>
      <w:del w:author="Susannah Tringe" w:id="7" w:date="2026-05-07T20:34:49Z">
        <w:r w:rsidDel="00000000" w:rsidR="00000000" w:rsidRPr="00000000">
          <w:rPr>
            <w:rFonts w:ascii="Times New Roman" w:cs="Times New Roman" w:eastAsia="Times New Roman" w:hAnsi="Times New Roman"/>
            <w:sz w:val="24"/>
            <w:szCs w:val="24"/>
            <w:rtl w:val="0"/>
          </w:rPr>
          <w:delText xml:space="preserve">One potential</w:delText>
        </w:r>
      </w:del>
      <w:r w:rsidDel="00000000" w:rsidR="00000000" w:rsidRPr="00000000">
        <w:rPr>
          <w:rFonts w:ascii="Times New Roman" w:cs="Times New Roman" w:eastAsia="Times New Roman" w:hAnsi="Times New Roman"/>
          <w:sz w:val="24"/>
          <w:szCs w:val="24"/>
          <w:rtl w:val="0"/>
        </w:rPr>
        <w:t xml:space="preserve"> </w:t>
      </w:r>
      <w:ins w:author="Susannah Tringe" w:id="8" w:date="2026-05-07T20:35:16Z">
        <w:r w:rsidDel="00000000" w:rsidR="00000000" w:rsidRPr="00000000">
          <w:rPr>
            <w:rFonts w:ascii="Times New Roman" w:cs="Times New Roman" w:eastAsia="Times New Roman" w:hAnsi="Times New Roman"/>
            <w:sz w:val="24"/>
            <w:szCs w:val="24"/>
            <w:rtl w:val="0"/>
          </w:rPr>
          <w:t xml:space="preserve">attributed to the sulfate content of</w:t>
        </w:r>
      </w:ins>
      <w:del w:author="Susannah Tringe" w:id="8" w:date="2026-05-07T20:35:16Z">
        <w:r w:rsidDel="00000000" w:rsidR="00000000" w:rsidRPr="00000000">
          <w:rPr>
            <w:rFonts w:ascii="Times New Roman" w:cs="Times New Roman" w:eastAsia="Times New Roman" w:hAnsi="Times New Roman"/>
            <w:sz w:val="24"/>
            <w:szCs w:val="24"/>
            <w:rtl w:val="0"/>
          </w:rPr>
          <w:delText xml:space="preserve">explanation is that salinity caused by</w:delText>
        </w:r>
      </w:del>
      <w:r w:rsidDel="00000000" w:rsidR="00000000" w:rsidRPr="00000000">
        <w:rPr>
          <w:rFonts w:ascii="Times New Roman" w:cs="Times New Roman" w:eastAsia="Times New Roman" w:hAnsi="Times New Roman"/>
          <w:sz w:val="24"/>
          <w:szCs w:val="24"/>
          <w:rtl w:val="0"/>
        </w:rPr>
        <w:t xml:space="preserve"> s</w:t>
      </w:r>
      <w:ins w:author="Susannah Tringe" w:id="9" w:date="2026-05-07T20:35:57Z">
        <w:r w:rsidDel="00000000" w:rsidR="00000000" w:rsidRPr="00000000">
          <w:rPr>
            <w:rFonts w:ascii="Times New Roman" w:cs="Times New Roman" w:eastAsia="Times New Roman" w:hAnsi="Times New Roman"/>
            <w:sz w:val="24"/>
            <w:szCs w:val="24"/>
            <w:rtl w:val="0"/>
          </w:rPr>
          <w:t xml:space="preserve">ea</w:t>
        </w:r>
      </w:ins>
      <w:del w:author="Susannah Tringe" w:id="9" w:date="2026-05-07T20:35:57Z">
        <w:r w:rsidDel="00000000" w:rsidR="00000000" w:rsidRPr="00000000">
          <w:rPr>
            <w:rFonts w:ascii="Times New Roman" w:cs="Times New Roman" w:eastAsia="Times New Roman" w:hAnsi="Times New Roman"/>
            <w:sz w:val="24"/>
            <w:szCs w:val="24"/>
            <w:rtl w:val="0"/>
          </w:rPr>
          <w:delText xml:space="preserve">alt</w:delText>
        </w:r>
      </w:del>
      <w:r w:rsidDel="00000000" w:rsidR="00000000" w:rsidRPr="00000000">
        <w:rPr>
          <w:rFonts w:ascii="Times New Roman" w:cs="Times New Roman" w:eastAsia="Times New Roman" w:hAnsi="Times New Roman"/>
          <w:sz w:val="24"/>
          <w:szCs w:val="24"/>
          <w:rtl w:val="0"/>
        </w:rPr>
        <w:t xml:space="preserve">water</w:t>
      </w:r>
      <w:ins w:author="Susannah Tringe" w:id="10" w:date="2026-05-07T20:36:10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t>
      </w:r>
      <w:ins w:author="Susannah Tringe" w:id="11" w:date="2026-05-07T20:36:17Z">
        <w:r w:rsidDel="00000000" w:rsidR="00000000" w:rsidRPr="00000000">
          <w:rPr>
            <w:rFonts w:ascii="Times New Roman" w:cs="Times New Roman" w:eastAsia="Times New Roman" w:hAnsi="Times New Roman"/>
            <w:sz w:val="24"/>
            <w:szCs w:val="24"/>
            <w:rtl w:val="0"/>
          </w:rPr>
          <w:t xml:space="preserve">as the</w:t>
        </w:r>
      </w:ins>
      <w:del w:author="Susannah Tringe" w:id="11" w:date="2026-05-07T20:36:17Z">
        <w:r w:rsidDel="00000000" w:rsidR="00000000" w:rsidRPr="00000000">
          <w:rPr>
            <w:rFonts w:ascii="Times New Roman" w:cs="Times New Roman" w:eastAsia="Times New Roman" w:hAnsi="Times New Roman"/>
            <w:sz w:val="24"/>
            <w:szCs w:val="24"/>
            <w:rtl w:val="0"/>
          </w:rPr>
          <w:delText xml:space="preserve">is associated with</w:delText>
        </w:r>
      </w:del>
      <w:r w:rsidDel="00000000" w:rsidR="00000000" w:rsidRPr="00000000">
        <w:rPr>
          <w:rFonts w:ascii="Times New Roman" w:cs="Times New Roman" w:eastAsia="Times New Roman" w:hAnsi="Times New Roman"/>
          <w:sz w:val="24"/>
          <w:szCs w:val="24"/>
          <w:rtl w:val="0"/>
        </w:rPr>
        <w:t xml:space="preserve"> higher sulfate concentrations</w:t>
      </w:r>
      <w:ins w:author="Susannah Tringe" w:id="12" w:date="2026-05-07T20:36:27Z">
        <w:r w:rsidDel="00000000" w:rsidR="00000000" w:rsidRPr="00000000">
          <w:rPr>
            <w:rFonts w:ascii="Times New Roman" w:cs="Times New Roman" w:eastAsia="Times New Roman" w:hAnsi="Times New Roman"/>
            <w:sz w:val="24"/>
            <w:szCs w:val="24"/>
            <w:rtl w:val="0"/>
          </w:rPr>
          <w:t xml:space="preserve"> associated with higher salinities</w:t>
        </w:r>
      </w:ins>
      <w:del w:author="Susannah Tringe" w:id="12" w:date="2026-05-07T20:36:27Z">
        <w:r w:rsidDel="00000000" w:rsidR="00000000" w:rsidRPr="00000000">
          <w:rPr>
            <w:rFonts w:ascii="Times New Roman" w:cs="Times New Roman" w:eastAsia="Times New Roman" w:hAnsi="Times New Roman"/>
            <w:sz w:val="24"/>
            <w:szCs w:val="24"/>
            <w:rtl w:val="0"/>
          </w:rPr>
          <w:delText xml:space="preserve">, which</w:delText>
        </w:r>
      </w:del>
      <w:r w:rsidDel="00000000" w:rsidR="00000000" w:rsidRPr="00000000">
        <w:rPr>
          <w:rFonts w:ascii="Times New Roman" w:cs="Times New Roman" w:eastAsia="Times New Roman" w:hAnsi="Times New Roman"/>
          <w:sz w:val="24"/>
          <w:szCs w:val="24"/>
          <w:rtl w:val="0"/>
        </w:rPr>
        <w:t xml:space="preserve"> allow</w:t>
      </w:r>
      <w:del w:author="Susannah Tringe" w:id="13" w:date="2026-05-07T20:36:40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 sulfate reducers to outcompete methanogens for acetate and hydrogen. At salinities beyond seawater, however, halophilic or halotolerant methanogenic taxa adapted for these resource conditions thrive</w:t>
      </w:r>
      <w:ins w:author="Susannah Tringe" w:id="14" w:date="2026-05-07T20:38:22Z">
        <w:r w:rsidDel="00000000" w:rsidR="00000000" w:rsidRPr="00000000">
          <w:rPr>
            <w:rFonts w:ascii="Times New Roman" w:cs="Times New Roman" w:eastAsia="Times New Roman" w:hAnsi="Times New Roman"/>
            <w:sz w:val="24"/>
            <w:szCs w:val="24"/>
            <w:rtl w:val="0"/>
          </w:rPr>
          <w:t xml:space="preserve">, even in the presence of high sulfate</w:t>
        </w:r>
      </w:ins>
      <w:r w:rsidDel="00000000" w:rsidR="00000000" w:rsidRPr="00000000">
        <w:rPr>
          <w:rFonts w:ascii="Times New Roman" w:cs="Times New Roman" w:eastAsia="Times New Roman" w:hAnsi="Times New Roman"/>
          <w:sz w:val="24"/>
          <w:szCs w:val="24"/>
          <w:rtl w:val="0"/>
        </w:rPr>
        <w:t xml:space="preserve"> </w:t>
      </w:r>
      <w:hyperlink r:id="rId32">
        <w:r w:rsidDel="00000000" w:rsidR="00000000" w:rsidRPr="00000000">
          <w:rPr>
            <w:rtl w:val="0"/>
          </w:rPr>
          <w:t xml:space="preserve">(</w:t>
        </w:r>
      </w:hyperlink>
      <w:commentRangeStart w:id="6"/>
      <w:hyperlink r:id="rId33">
        <w:r w:rsidDel="00000000" w:rsidR="00000000" w:rsidRPr="00000000">
          <w:rPr>
            <w:rtl w:val="0"/>
          </w:rPr>
          <w:t xml:space="preserve">15</w:t>
        </w:r>
      </w:hyperlink>
      <w:commentRangeEnd w:id="6"/>
      <w:r w:rsidDel="00000000" w:rsidR="00000000" w:rsidRPr="00000000">
        <w:commentReference w:id="6"/>
      </w:r>
      <w:hyperlink r:id="rId34">
        <w:r w:rsidDel="00000000" w:rsidR="00000000" w:rsidRPr="00000000">
          <w:rPr>
            <w:rtl w:val="0"/>
          </w:rPr>
          <w:t xml:space="preserv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These </w:t>
      </w:r>
      <w:ins w:author="Susannah Tringe" w:id="15" w:date="2026-05-07T20:43:40Z">
        <w:r w:rsidDel="00000000" w:rsidR="00000000" w:rsidRPr="00000000">
          <w:rPr>
            <w:rFonts w:ascii="Times New Roman" w:cs="Times New Roman" w:eastAsia="Times New Roman" w:hAnsi="Times New Roman"/>
            <w:sz w:val="24"/>
            <w:szCs w:val="24"/>
            <w:rtl w:val="0"/>
          </w:rPr>
          <w:t xml:space="preserve">salt-adapted</w:t>
        </w:r>
      </w:ins>
      <w:del w:author="Susannah Tringe" w:id="15" w:date="2026-05-07T20:43:40Z">
        <w:r w:rsidDel="00000000" w:rsidR="00000000" w:rsidRPr="00000000">
          <w:rPr>
            <w:rFonts w:ascii="Times New Roman" w:cs="Times New Roman" w:eastAsia="Times New Roman" w:hAnsi="Times New Roman"/>
            <w:sz w:val="24"/>
            <w:szCs w:val="24"/>
            <w:rtl w:val="0"/>
          </w:rPr>
          <w:delText xml:space="preserve">hypersaline</w:delText>
        </w:r>
      </w:del>
      <w:r w:rsidDel="00000000" w:rsidR="00000000" w:rsidRPr="00000000">
        <w:rPr>
          <w:rFonts w:ascii="Times New Roman" w:cs="Times New Roman" w:eastAsia="Times New Roman" w:hAnsi="Times New Roman"/>
          <w:sz w:val="24"/>
          <w:szCs w:val="24"/>
          <w:rtl w:val="0"/>
        </w:rPr>
        <w:t xml:space="preserve"> </w:t>
      </w:r>
      <w:commentRangeStart w:id="7"/>
      <w:r w:rsidDel="00000000" w:rsidR="00000000" w:rsidRPr="00000000">
        <w:rPr>
          <w:rFonts w:ascii="Times New Roman" w:cs="Times New Roman" w:eastAsia="Times New Roman" w:hAnsi="Times New Roman"/>
          <w:sz w:val="24"/>
          <w:szCs w:val="24"/>
          <w:rtl w:val="0"/>
        </w:rPr>
        <w:t xml:space="preserve">methanogens</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 </w:t>
      </w:r>
      <w:ins w:author="Susannah Tringe" w:id="16" w:date="2026-05-07T20:44:47Z">
        <w:r w:rsidDel="00000000" w:rsidR="00000000" w:rsidRPr="00000000">
          <w:rPr>
            <w:rFonts w:ascii="Times New Roman" w:cs="Times New Roman" w:eastAsia="Times New Roman" w:hAnsi="Times New Roman"/>
            <w:sz w:val="24"/>
            <w:szCs w:val="24"/>
            <w:rtl w:val="0"/>
          </w:rPr>
          <w:t xml:space="preserve">are</w:t>
        </w:r>
      </w:ins>
      <w:del w:author="Susannah Tringe" w:id="16" w:date="2026-05-07T20:44:47Z">
        <w:r w:rsidDel="00000000" w:rsidR="00000000" w:rsidRPr="00000000">
          <w:rPr>
            <w:rFonts w:ascii="Times New Roman" w:cs="Times New Roman" w:eastAsia="Times New Roman" w:hAnsi="Times New Roman"/>
            <w:sz w:val="24"/>
            <w:szCs w:val="24"/>
            <w:rtl w:val="0"/>
          </w:rPr>
          <w:delText xml:space="preserve">include both</w:delText>
        </w:r>
      </w:del>
      <w:r w:rsidDel="00000000" w:rsidR="00000000" w:rsidRPr="00000000">
        <w:rPr>
          <w:rFonts w:ascii="Times New Roman" w:cs="Times New Roman" w:eastAsia="Times New Roman" w:hAnsi="Times New Roman"/>
          <w:sz w:val="24"/>
          <w:szCs w:val="24"/>
          <w:rtl w:val="0"/>
        </w:rPr>
        <w:t xml:space="preserve"> a</w:t>
      </w:r>
      <w:r w:rsidDel="00000000" w:rsidR="00000000" w:rsidRPr="00000000">
        <w:rPr>
          <w:rFonts w:ascii="Times New Roman" w:cs="Times New Roman" w:eastAsia="Times New Roman" w:hAnsi="Times New Roman"/>
          <w:sz w:val="24"/>
          <w:szCs w:val="24"/>
          <w:rtl w:val="0"/>
        </w:rPr>
        <w:t xml:space="preserve">rchaeal </w:t>
      </w:r>
      <w:r w:rsidDel="00000000" w:rsidR="00000000" w:rsidRPr="00000000">
        <w:rPr>
          <w:rFonts w:ascii="Times New Roman" w:cs="Times New Roman" w:eastAsia="Times New Roman" w:hAnsi="Times New Roman"/>
          <w:sz w:val="24"/>
          <w:szCs w:val="24"/>
          <w:rtl w:val="0"/>
        </w:rPr>
        <w:t xml:space="preserve">methylotroph</w:t>
      </w:r>
      <w:ins w:author="Susannah Tringe" w:id="17" w:date="2026-05-07T20:44:57Z">
        <w:r w:rsidDel="00000000" w:rsidR="00000000" w:rsidRPr="00000000">
          <w:rPr>
            <w:rFonts w:ascii="Times New Roman" w:cs="Times New Roman" w:eastAsia="Times New Roman" w:hAnsi="Times New Roman"/>
            <w:sz w:val="24"/>
            <w:szCs w:val="24"/>
            <w:rtl w:val="0"/>
          </w:rPr>
          <w:t xml:space="preserve">s</w:t>
        </w:r>
      </w:ins>
      <w:del w:author="Susannah Tringe" w:id="17" w:date="2026-05-07T20:44:57Z">
        <w:r w:rsidDel="00000000" w:rsidR="00000000" w:rsidRPr="00000000">
          <w:rPr>
            <w:rFonts w:ascii="Times New Roman" w:cs="Times New Roman" w:eastAsia="Times New Roman" w:hAnsi="Times New Roman"/>
            <w:sz w:val="24"/>
            <w:szCs w:val="24"/>
            <w:rtl w:val="0"/>
          </w:rPr>
          <w:delText xml:space="preserve">ic </w:delText>
        </w:r>
        <w:r w:rsidDel="00000000" w:rsidR="00000000" w:rsidRPr="00000000">
          <w:rPr>
            <w:rFonts w:ascii="Times New Roman" w:cs="Times New Roman" w:eastAsia="Times New Roman" w:hAnsi="Times New Roman"/>
            <w:sz w:val="24"/>
            <w:szCs w:val="24"/>
            <w:rtl w:val="0"/>
          </w:rPr>
          <w:delText xml:space="preserve">methanogens</w:delText>
        </w:r>
      </w:del>
      <w:r w:rsidDel="00000000" w:rsidR="00000000" w:rsidRPr="00000000">
        <w:rPr>
          <w:rFonts w:ascii="Times New Roman" w:cs="Times New Roman" w:eastAsia="Times New Roman" w:hAnsi="Times New Roman"/>
          <w:sz w:val="24"/>
          <w:szCs w:val="24"/>
          <w:rtl w:val="0"/>
        </w:rPr>
        <w:t xml:space="preserve"> </w:t>
      </w:r>
      <w:hyperlink r:id="rId35">
        <w:r w:rsidDel="00000000" w:rsidR="00000000" w:rsidRPr="00000000">
          <w:rPr>
            <w:rFonts w:ascii="Times New Roman" w:cs="Times New Roman" w:eastAsia="Times New Roman" w:hAnsi="Times New Roman"/>
            <w:sz w:val="24"/>
            <w:szCs w:val="24"/>
            <w:rtl w:val="0"/>
          </w:rPr>
          <w:t xml:space="preserve">(11, 15, 35, 36)</w:t>
        </w:r>
      </w:hyperlink>
      <w:r w:rsidDel="00000000" w:rsidR="00000000" w:rsidRPr="00000000">
        <w:rPr>
          <w:rFonts w:ascii="Times New Roman" w:cs="Times New Roman" w:eastAsia="Times New Roman" w:hAnsi="Times New Roman"/>
          <w:sz w:val="24"/>
          <w:szCs w:val="24"/>
          <w:rtl w:val="0"/>
        </w:rPr>
        <w:t xml:space="preserve"> that consume</w:t>
      </w:r>
      <w:r w:rsidDel="00000000" w:rsidR="00000000" w:rsidRPr="00000000">
        <w:rPr>
          <w:rFonts w:ascii="Times New Roman" w:cs="Times New Roman" w:eastAsia="Times New Roman" w:hAnsi="Times New Roman"/>
          <w:sz w:val="24"/>
          <w:szCs w:val="24"/>
          <w:rtl w:val="0"/>
        </w:rPr>
        <w:t xml:space="preserve"> methylated molecules like tri- and di-methylamine (TMA and DMA, respectively) and glycine betaine (GB)</w:t>
      </w:r>
      <w:r w:rsidDel="00000000" w:rsidR="00000000" w:rsidRPr="00000000">
        <w:rPr>
          <w:rFonts w:ascii="Times New Roman" w:cs="Times New Roman" w:eastAsia="Times New Roman" w:hAnsi="Times New Roman"/>
          <w:sz w:val="24"/>
          <w:szCs w:val="24"/>
          <w:rtl w:val="0"/>
        </w:rPr>
        <w:t xml:space="preserve"> </w:t>
      </w:r>
      <w:hyperlink r:id="rId36">
        <w:r w:rsidDel="00000000" w:rsidR="00000000" w:rsidRPr="00000000">
          <w:rPr>
            <w:rtl w:val="0"/>
          </w:rPr>
          <w:t xml:space="preserve">(37)</w:t>
        </w:r>
      </w:hyperlink>
      <w:ins w:author="Susannah Tringe" w:id="18" w:date="2026-05-07T20:45:48Z">
        <w:r w:rsidDel="00000000" w:rsidR="00000000" w:rsidRPr="00000000">
          <w:rPr>
            <w:rFonts w:ascii="Times New Roman" w:cs="Times New Roman" w:eastAsia="Times New Roman" w:hAnsi="Times New Roman"/>
            <w:sz w:val="24"/>
            <w:szCs w:val="24"/>
            <w:rtl w:val="0"/>
          </w:rPr>
          <w:t xml:space="preserve"> to generate methane</w:t>
        </w:r>
      </w:ins>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opposed to the more common acetoclastic or hydrogenotrophic pathways</w:t>
      </w:r>
      <w:r w:rsidDel="00000000" w:rsidR="00000000" w:rsidRPr="00000000">
        <w:rPr>
          <w:rFonts w:ascii="Times New Roman" w:cs="Times New Roman" w:eastAsia="Times New Roman" w:hAnsi="Times New Roman"/>
          <w:sz w:val="24"/>
          <w:szCs w:val="24"/>
          <w:rtl w:val="0"/>
        </w:rPr>
        <w:t xml:space="preserve"> </w:t>
      </w:r>
      <w:hyperlink r:id="rId37">
        <w:r w:rsidDel="00000000" w:rsidR="00000000" w:rsidRPr="00000000">
          <w:rPr>
            <w:rFonts w:ascii="Times New Roman" w:cs="Times New Roman" w:eastAsia="Times New Roman" w:hAnsi="Times New Roman"/>
            <w:sz w:val="24"/>
            <w:szCs w:val="24"/>
            <w:rtl w:val="0"/>
          </w:rPr>
          <w:t xml:space="preserve">(38)</w:t>
        </w:r>
      </w:hyperlink>
      <w:ins w:author="Susannah Tringe" w:id="19" w:date="2026-05-07T20:45:57Z">
        <w:r w:rsidDel="00000000" w:rsidR="00000000" w:rsidRPr="00000000">
          <w:rPr>
            <w:rFonts w:ascii="Times New Roman" w:cs="Times New Roman" w:eastAsia="Times New Roman" w:hAnsi="Times New Roman"/>
            <w:sz w:val="24"/>
            <w:szCs w:val="24"/>
            <w:rtl w:val="0"/>
          </w:rPr>
          <w:t xml:space="preserve">.</w:t>
        </w:r>
      </w:ins>
      <w:del w:author="Susannah Tringe" w:id="19" w:date="2026-05-07T20:45:57Z">
        <w:r w:rsidDel="00000000" w:rsidR="00000000" w:rsidRPr="00000000">
          <w:rPr>
            <w:rFonts w:ascii="Times New Roman" w:cs="Times New Roman" w:eastAsia="Times New Roman" w:hAnsi="Times New Roman"/>
            <w:sz w:val="24"/>
            <w:szCs w:val="24"/>
            <w:rtl w:val="0"/>
          </w:rPr>
          <w:delText xml:space="preserve">, and include</w:delText>
        </w:r>
      </w:del>
      <w:r w:rsidDel="00000000" w:rsidR="00000000" w:rsidRPr="00000000">
        <w:rPr>
          <w:rFonts w:ascii="Times New Roman" w:cs="Times New Roman" w:eastAsia="Times New Roman" w:hAnsi="Times New Roman"/>
          <w:sz w:val="24"/>
          <w:szCs w:val="24"/>
          <w:rtl w:val="0"/>
        </w:rPr>
        <w:t xml:space="preserve"> </w:t>
      </w:r>
      <w:ins w:author="Susannah Tringe" w:id="20" w:date="2026-05-07T20:47:06Z">
        <w:r w:rsidDel="00000000" w:rsidR="00000000" w:rsidRPr="00000000">
          <w:rPr>
            <w:rFonts w:ascii="Times New Roman" w:cs="Times New Roman" w:eastAsia="Times New Roman" w:hAnsi="Times New Roman"/>
            <w:sz w:val="24"/>
            <w:szCs w:val="24"/>
            <w:rtl w:val="0"/>
          </w:rPr>
          <w:t xml:space="preserve">Hypersaline habitats may also harbor </w:t>
        </w:r>
      </w:ins>
      <w:r w:rsidDel="00000000" w:rsidR="00000000" w:rsidRPr="00000000">
        <w:rPr>
          <w:rFonts w:ascii="Times New Roman" w:cs="Times New Roman" w:eastAsia="Times New Roman" w:hAnsi="Times New Roman"/>
          <w:sz w:val="24"/>
          <w:szCs w:val="24"/>
          <w:rtl w:val="0"/>
        </w:rPr>
        <w:t xml:space="preserve">aerobic bacteria that generate methane </w:t>
      </w:r>
      <w:r w:rsidDel="00000000" w:rsidR="00000000" w:rsidRPr="00000000">
        <w:rPr>
          <w:rFonts w:ascii="Times New Roman" w:cs="Times New Roman" w:eastAsia="Times New Roman" w:hAnsi="Times New Roman"/>
          <w:sz w:val="24"/>
          <w:szCs w:val="24"/>
          <w:rtl w:val="0"/>
        </w:rPr>
        <w:t xml:space="preserve">as a by-product of phosphate scavenging from methylphosphonates </w:t>
      </w:r>
      <w:del w:author="Susannah Tringe" w:id="21" w:date="2026-05-07T20:47:39Z">
        <w:r w:rsidDel="00000000" w:rsidR="00000000" w:rsidRPr="00000000">
          <w:rPr>
            <w:rFonts w:ascii="Times New Roman" w:cs="Times New Roman" w:eastAsia="Times New Roman" w:hAnsi="Times New Roman"/>
            <w:sz w:val="24"/>
            <w:szCs w:val="24"/>
            <w:rtl w:val="0"/>
          </w:rPr>
          <w:delText xml:space="preserve">by aerobic marine bacteria </w:delText>
        </w:r>
      </w:del>
      <w:hyperlink r:id="rId38">
        <w:r w:rsidDel="00000000" w:rsidR="00000000" w:rsidRPr="00000000">
          <w:rPr>
            <w:rFonts w:ascii="Times New Roman" w:cs="Times New Roman" w:eastAsia="Times New Roman" w:hAnsi="Times New Roman"/>
            <w:sz w:val="24"/>
            <w:szCs w:val="24"/>
            <w:rtl w:val="0"/>
          </w:rPr>
          <w:t xml:space="preserve">(39–42)</w:t>
        </w:r>
      </w:hyperlink>
      <w:r w:rsidDel="00000000" w:rsidR="00000000" w:rsidRPr="00000000">
        <w:rPr>
          <w:rFonts w:ascii="Times New Roman" w:cs="Times New Roman" w:eastAsia="Times New Roman" w:hAnsi="Times New Roman"/>
          <w:sz w:val="24"/>
          <w:szCs w:val="24"/>
          <w:rtl w:val="0"/>
        </w:rPr>
        <w:t xml:space="preserve">, which are produced by </w:t>
      </w:r>
      <w:ins w:author="Susannah Tringe" w:id="22" w:date="2026-05-07T20:49:44Z">
        <w:r w:rsidDel="00000000" w:rsidR="00000000" w:rsidRPr="00000000">
          <w:rPr>
            <w:rFonts w:ascii="Times New Roman" w:cs="Times New Roman" w:eastAsia="Times New Roman" w:hAnsi="Times New Roman"/>
            <w:sz w:val="24"/>
            <w:szCs w:val="24"/>
            <w:rtl w:val="0"/>
          </w:rPr>
          <w:t xml:space="preserve">marine </w:t>
        </w:r>
      </w:ins>
      <w:r w:rsidDel="00000000" w:rsidR="00000000" w:rsidRPr="00000000">
        <w:rPr>
          <w:rFonts w:ascii="Times New Roman" w:cs="Times New Roman" w:eastAsia="Times New Roman" w:hAnsi="Times New Roman"/>
          <w:sz w:val="24"/>
          <w:szCs w:val="24"/>
          <w:rtl w:val="0"/>
        </w:rPr>
        <w:t xml:space="preserve">taxa such as </w:t>
      </w:r>
      <w:r w:rsidDel="00000000" w:rsidR="00000000" w:rsidRPr="00000000">
        <w:rPr>
          <w:rFonts w:ascii="Times New Roman" w:cs="Times New Roman" w:eastAsia="Times New Roman" w:hAnsi="Times New Roman"/>
          <w:i w:val="1"/>
          <w:iCs w:val="1"/>
          <w:sz w:val="24"/>
          <w:szCs w:val="24"/>
          <w:rtl w:val="0"/>
        </w:rPr>
        <w:t xml:space="preserve">Nitrosopumilus</w:t>
      </w:r>
      <w:r w:rsidDel="00000000" w:rsidR="00000000" w:rsidRPr="00000000">
        <w:rPr>
          <w:rFonts w:ascii="Times New Roman" w:cs="Times New Roman" w:eastAsia="Times New Roman" w:hAnsi="Times New Roman"/>
          <w:sz w:val="24"/>
          <w:szCs w:val="24"/>
          <w:rtl w:val="0"/>
        </w:rPr>
        <w:t xml:space="preserve"> </w:t>
      </w:r>
      <w:hyperlink r:id="rId39">
        <w:r w:rsidDel="00000000" w:rsidR="00000000" w:rsidRPr="00000000">
          <w:rPr>
            <w:rFonts w:ascii="Times New Roman" w:cs="Times New Roman" w:eastAsia="Times New Roman" w:hAnsi="Times New Roman"/>
            <w:sz w:val="24"/>
            <w:szCs w:val="24"/>
            <w:rtl w:val="0"/>
          </w:rPr>
          <w:t xml:space="preserve">(43)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observed methane emission is explained </w:t>
      </w:r>
      <w:ins w:author="Susannah Tringe" w:id="23" w:date="2026-05-07T20:52:57Z">
        <w:r w:rsidDel="00000000" w:rsidR="00000000" w:rsidRPr="00000000">
          <w:rPr>
            <w:rFonts w:ascii="Times New Roman" w:cs="Times New Roman" w:eastAsia="Times New Roman" w:hAnsi="Times New Roman"/>
            <w:sz w:val="24"/>
            <w:szCs w:val="24"/>
            <w:rtl w:val="0"/>
          </w:rPr>
          <w:t xml:space="preserve">by classical archaeal methanogenesis using</w:t>
        </w:r>
      </w:ins>
      <w:del w:author="Susannah Tringe" w:id="23" w:date="2026-05-07T20:52:57Z">
        <w:r w:rsidDel="00000000" w:rsidR="00000000" w:rsidRPr="00000000">
          <w:rPr>
            <w:rFonts w:ascii="Times New Roman" w:cs="Times New Roman" w:eastAsia="Times New Roman" w:hAnsi="Times New Roman"/>
            <w:sz w:val="24"/>
            <w:szCs w:val="24"/>
            <w:rtl w:val="0"/>
          </w:rPr>
          <w:delText xml:space="preserve">through the consumption of</w:delText>
        </w:r>
      </w:del>
      <w:r w:rsidDel="00000000" w:rsidR="00000000" w:rsidRPr="00000000">
        <w:rPr>
          <w:rFonts w:ascii="Times New Roman" w:cs="Times New Roman" w:eastAsia="Times New Roman" w:hAnsi="Times New Roman"/>
          <w:sz w:val="24"/>
          <w:szCs w:val="24"/>
          <w:rtl w:val="0"/>
        </w:rPr>
        <w:t xml:space="preserve"> organic molecules such as GB </w:t>
      </w:r>
      <w:ins w:author="Susannah Tringe" w:id="24" w:date="2026-05-07T20:53:14Z">
        <w:r w:rsidDel="00000000" w:rsidR="00000000" w:rsidRPr="00000000">
          <w:rPr>
            <w:rFonts w:ascii="Times New Roman" w:cs="Times New Roman" w:eastAsia="Times New Roman" w:hAnsi="Times New Roman"/>
            <w:sz w:val="24"/>
            <w:szCs w:val="24"/>
            <w:rtl w:val="0"/>
          </w:rPr>
          <w:t xml:space="preserve">as substrates, </w:t>
        </w:r>
      </w:ins>
      <w:r w:rsidDel="00000000" w:rsidR="00000000" w:rsidRPr="00000000">
        <w:rPr>
          <w:rFonts w:ascii="Times New Roman" w:cs="Times New Roman" w:eastAsia="Times New Roman" w:hAnsi="Times New Roman"/>
          <w:sz w:val="24"/>
          <w:szCs w:val="24"/>
          <w:rtl w:val="0"/>
        </w:rPr>
        <w:t xml:space="preserve">or </w:t>
      </w:r>
      <w:ins w:author="Susannah Tringe" w:id="25" w:date="2026-05-07T20:53:31Z">
        <w:r w:rsidDel="00000000" w:rsidR="00000000" w:rsidRPr="00000000">
          <w:rPr>
            <w:rFonts w:ascii="Times New Roman" w:cs="Times New Roman" w:eastAsia="Times New Roman" w:hAnsi="Times New Roman"/>
            <w:sz w:val="24"/>
            <w:szCs w:val="24"/>
            <w:rtl w:val="0"/>
          </w:rPr>
          <w:t xml:space="preserve">by noncanonical pathways such as</w:t>
        </w:r>
      </w:ins>
      <w:del w:author="Susannah Tringe" w:id="25" w:date="2026-05-07T20:53:31Z">
        <w:r w:rsidDel="00000000" w:rsidR="00000000" w:rsidRPr="00000000">
          <w:rPr>
            <w:rFonts w:ascii="Times New Roman" w:cs="Times New Roman" w:eastAsia="Times New Roman" w:hAnsi="Times New Roman"/>
            <w:sz w:val="24"/>
            <w:szCs w:val="24"/>
            <w:rtl w:val="0"/>
          </w:rPr>
          <w:delText xml:space="preserve">methylated </w:delText>
        </w:r>
        <w:commentRangeStart w:id="8"/>
        <w:r w:rsidDel="00000000" w:rsidR="00000000" w:rsidRPr="00000000">
          <w:rPr>
            <w:rFonts w:ascii="Times New Roman" w:cs="Times New Roman" w:eastAsia="Times New Roman" w:hAnsi="Times New Roman"/>
            <w:sz w:val="24"/>
            <w:szCs w:val="24"/>
            <w:rtl w:val="0"/>
          </w:rPr>
          <w:delText xml:space="preserve">minerals </w:delText>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delText xml:space="preserve">such as</w:delText>
        </w:r>
      </w:del>
      <w:r w:rsidDel="00000000" w:rsidR="00000000" w:rsidRPr="00000000">
        <w:rPr>
          <w:rFonts w:ascii="Times New Roman" w:cs="Times New Roman" w:eastAsia="Times New Roman" w:hAnsi="Times New Roman"/>
          <w:sz w:val="24"/>
          <w:szCs w:val="24"/>
          <w:rtl w:val="0"/>
        </w:rPr>
        <w:t xml:space="preserve"> methylphosphonate</w:t>
      </w:r>
      <w:ins w:author="Susannah Tringe" w:id="26" w:date="2026-05-07T20:53:42Z">
        <w:r w:rsidDel="00000000" w:rsidR="00000000" w:rsidRPr="00000000">
          <w:rPr>
            <w:rFonts w:ascii="Times New Roman" w:cs="Times New Roman" w:eastAsia="Times New Roman" w:hAnsi="Times New Roman"/>
            <w:sz w:val="24"/>
            <w:szCs w:val="24"/>
            <w:rtl w:val="0"/>
          </w:rPr>
          <w:t xml:space="preserve"> degradation,</w:t>
        </w:r>
      </w:ins>
      <w:r w:rsidDel="00000000" w:rsidR="00000000" w:rsidRPr="00000000">
        <w:rPr>
          <w:rFonts w:ascii="Times New Roman" w:cs="Times New Roman" w:eastAsia="Times New Roman" w:hAnsi="Times New Roman"/>
          <w:sz w:val="24"/>
          <w:szCs w:val="24"/>
          <w:rtl w:val="0"/>
        </w:rPr>
        <w:t xml:space="preserve"> remains unknown. </w:t>
      </w:r>
      <w:r w:rsidDel="00000000" w:rsidR="00000000" w:rsidRPr="00000000">
        <w:rPr>
          <w:rFonts w:ascii="Times New Roman" w:cs="Times New Roman" w:eastAsia="Times New Roman" w:hAnsi="Times New Roman"/>
          <w:sz w:val="24"/>
          <w:szCs w:val="24"/>
          <w:rtl w:val="0"/>
        </w:rPr>
        <w:t xml:space="preserve">Our previous work found that the </w:t>
      </w:r>
      <w:r w:rsidDel="00000000" w:rsidR="00000000" w:rsidRPr="00000000">
        <w:rPr>
          <w:rFonts w:ascii="Times New Roman" w:cs="Times New Roman" w:eastAsia="Times New Roman" w:hAnsi="Times New Roman"/>
          <w:i w:val="1"/>
          <w:iCs w:val="1"/>
          <w:sz w:val="24"/>
          <w:szCs w:val="24"/>
          <w:rtl w:val="0"/>
        </w:rPr>
        <w:t xml:space="preserve">phnGHILMJ</w:t>
      </w:r>
      <w:r w:rsidDel="00000000" w:rsidR="00000000" w:rsidRPr="00000000">
        <w:rPr>
          <w:rFonts w:ascii="Times New Roman" w:cs="Times New Roman" w:eastAsia="Times New Roman" w:hAnsi="Times New Roman"/>
          <w:sz w:val="24"/>
          <w:szCs w:val="24"/>
          <w:rtl w:val="0"/>
        </w:rPr>
        <w:t xml:space="preserve"> genes for the carbon-phosphorus lyase pathway, which would be used for methylphosphonate degradation, were </w:t>
      </w:r>
      <w:commentRangeStart w:id="9"/>
      <w:r w:rsidDel="00000000" w:rsidR="00000000" w:rsidRPr="00000000">
        <w:rPr>
          <w:rFonts w:ascii="Times New Roman" w:cs="Times New Roman" w:eastAsia="Times New Roman" w:hAnsi="Times New Roman"/>
          <w:sz w:val="24"/>
          <w:szCs w:val="24"/>
          <w:rtl w:val="0"/>
        </w:rPr>
        <w:t xml:space="preserve">among the most abundant of all studied</w:t>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 saline-hypersaline environments </w:t>
      </w:r>
      <w:hyperlink r:id="rId40">
        <w:r w:rsidDel="00000000" w:rsidR="00000000" w:rsidRPr="00000000">
          <w:rPr>
            <w:rFonts w:ascii="Times New Roman" w:cs="Times New Roman" w:eastAsia="Times New Roman" w:hAnsi="Times New Roman"/>
            <w:sz w:val="24"/>
            <w:szCs w:val="24"/>
            <w:rtl w:val="0"/>
          </w:rPr>
          <w:t xml:space="preserve">(34, 44)</w:t>
        </w:r>
      </w:hyperlink>
      <w:r w:rsidDel="00000000" w:rsidR="00000000" w:rsidRPr="00000000">
        <w:rPr>
          <w:rFonts w:ascii="Times New Roman" w:cs="Times New Roman" w:eastAsia="Times New Roman" w:hAnsi="Times New Roman"/>
          <w:sz w:val="24"/>
          <w:szCs w:val="24"/>
          <w:rtl w:val="0"/>
        </w:rPr>
        <w:t xml:space="preserve">, s</w:t>
      </w:r>
      <w:commentRangeStart w:id="10"/>
      <w:commentRangeStart w:id="11"/>
      <w:r w:rsidDel="00000000" w:rsidR="00000000" w:rsidRPr="00000000">
        <w:rPr>
          <w:rFonts w:ascii="Times New Roman" w:cs="Times New Roman" w:eastAsia="Times New Roman" w:hAnsi="Times New Roman"/>
          <w:sz w:val="24"/>
          <w:szCs w:val="24"/>
          <w:rtl w:val="0"/>
        </w:rPr>
        <w:t xml:space="preserve">upporting that methylphosphonate is </w:t>
      </w:r>
      <w:ins w:author="Susannah Tringe" w:id="27" w:date="2026-05-07T21:01:23Z">
        <w:r w:rsidDel="00000000" w:rsidR="00000000" w:rsidRPr="00000000">
          <w:rPr>
            <w:rFonts w:ascii="Times New Roman" w:cs="Times New Roman" w:eastAsia="Times New Roman" w:hAnsi="Times New Roman"/>
            <w:sz w:val="24"/>
            <w:szCs w:val="24"/>
            <w:rtl w:val="0"/>
          </w:rPr>
          <w:t xml:space="preserve">an important </w:t>
        </w:r>
      </w:ins>
      <w:del w:author="Susannah Tringe" w:id="27" w:date="2026-05-07T21:01:23Z">
        <w:r w:rsidDel="00000000" w:rsidR="00000000" w:rsidRPr="00000000">
          <w:rPr>
            <w:rFonts w:ascii="Times New Roman" w:cs="Times New Roman" w:eastAsia="Times New Roman" w:hAnsi="Times New Roman"/>
            <w:sz w:val="24"/>
            <w:szCs w:val="24"/>
            <w:rtl w:val="0"/>
          </w:rPr>
          <w:delText xml:space="preserve">the </w:delText>
        </w:r>
      </w:del>
      <w:r w:rsidDel="00000000" w:rsidR="00000000" w:rsidRPr="00000000">
        <w:rPr>
          <w:rFonts w:ascii="Times New Roman" w:cs="Times New Roman" w:eastAsia="Times New Roman" w:hAnsi="Times New Roman"/>
          <w:sz w:val="24"/>
          <w:szCs w:val="24"/>
          <w:rtl w:val="0"/>
        </w:rPr>
        <w:t xml:space="preserve">methanogenic substrate in these hypersaline environments</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Determining the methanogenic mechanism</w:t>
      </w:r>
      <w:ins w:author="Susannah Tringe" w:id="28" w:date="2026-05-07T21:03:06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would facilitate </w:t>
      </w:r>
      <w:ins w:author="Susannah Tringe" w:id="29" w:date="2026-05-07T21:03:11Z">
        <w:r w:rsidDel="00000000" w:rsidR="00000000" w:rsidRPr="00000000">
          <w:rPr>
            <w:rFonts w:ascii="Times New Roman" w:cs="Times New Roman" w:eastAsia="Times New Roman" w:hAnsi="Times New Roman"/>
            <w:sz w:val="24"/>
            <w:szCs w:val="24"/>
            <w:rtl w:val="0"/>
          </w:rPr>
          <w:t xml:space="preserve">GHG mitigation via </w:t>
        </w:r>
      </w:ins>
      <w:r w:rsidDel="00000000" w:rsidR="00000000" w:rsidRPr="00000000">
        <w:rPr>
          <w:rFonts w:ascii="Times New Roman" w:cs="Times New Roman" w:eastAsia="Times New Roman" w:hAnsi="Times New Roman"/>
          <w:sz w:val="24"/>
          <w:szCs w:val="24"/>
          <w:rtl w:val="0"/>
        </w:rPr>
        <w:t xml:space="preserve">restoration efforts and expand basic understanding of these hypersaline microbiomes. </w:t>
      </w:r>
      <w:r w:rsidDel="00000000" w:rsidR="00000000" w:rsidRPr="00000000">
        <w:rPr>
          <w:rFonts w:ascii="Times New Roman" w:cs="Times New Roman" w:eastAsia="Times New Roman" w:hAnsi="Times New Roman"/>
          <w:sz w:val="24"/>
          <w:szCs w:val="24"/>
          <w:rtl w:val="0"/>
        </w:rPr>
        <w:t xml:space="preserve">Here, we build on previous work </w:t>
      </w:r>
      <w:hyperlink r:id="rId41">
        <w:r w:rsidDel="00000000" w:rsidR="00000000" w:rsidRPr="00000000">
          <w:rPr>
            <w:rFonts w:ascii="Times New Roman" w:cs="Times New Roman" w:eastAsia="Times New Roman" w:hAnsi="Times New Roman"/>
            <w:sz w:val="24"/>
            <w:szCs w:val="24"/>
            <w:rtl w:val="0"/>
          </w:rPr>
          <w:t xml:space="preserve">(34)</w:t>
        </w:r>
      </w:hyperlink>
      <w:r w:rsidDel="00000000" w:rsidR="00000000" w:rsidRPr="00000000">
        <w:rPr>
          <w:rFonts w:ascii="Times New Roman" w:cs="Times New Roman" w:eastAsia="Times New Roman" w:hAnsi="Times New Roman"/>
          <w:sz w:val="24"/>
          <w:szCs w:val="24"/>
          <w:rtl w:val="0"/>
        </w:rPr>
        <w:t xml:space="preserve"> by combining metagenomic</w:t>
      </w:r>
      <w:ins w:author="Susannah Tringe" w:id="30" w:date="2026-05-07T21:04:54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metabolomic</w:t>
      </w:r>
      <w:ins w:author="Susannah Tringe" w:id="31" w:date="2026-05-07T21:04:55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and laboratory microcosms with genome-scale metabolic modeling to identify critical differences across four adjacent yet distinct wetlands. </w:t>
      </w:r>
      <w:r w:rsidDel="00000000" w:rsidR="00000000" w:rsidRPr="00000000">
        <w:rPr>
          <w:rFonts w:ascii="Times New Roman" w:cs="Times New Roman" w:eastAsia="Times New Roman" w:hAnsi="Times New Roman"/>
          <w:sz w:val="24"/>
          <w:szCs w:val="24"/>
          <w:rtl w:val="0"/>
        </w:rPr>
        <w:t xml:space="preserve">We use metabolic modeling and substrate addition experiments in both microcosms and pure cultures to identify methanogenic substrate potential and whether the hypothesized methanogenic substrates could recreate the experimentally measured methane flux. Through this comprehensive study, the evidence suggests that methylphosphonate is the primary methanogenic substrate, </w:t>
      </w:r>
      <w:commentRangeStart w:id="12"/>
      <w:commentRangeStart w:id="13"/>
      <w:r w:rsidDel="00000000" w:rsidR="00000000" w:rsidRPr="00000000">
        <w:rPr>
          <w:rFonts w:ascii="Times New Roman" w:cs="Times New Roman" w:eastAsia="Times New Roman" w:hAnsi="Times New Roman"/>
          <w:sz w:val="24"/>
          <w:szCs w:val="24"/>
          <w:rtl w:val="0"/>
        </w:rPr>
        <w:t xml:space="preserve">revealing that restoration efforts should</w:t>
      </w:r>
      <w:commentRangeEnd w:id="12"/>
      <w:r w:rsidDel="00000000" w:rsidR="00000000" w:rsidRPr="00000000">
        <w:commentReference w:id="12"/>
      </w:r>
      <w:commentRangeEnd w:id="13"/>
      <w:r w:rsidDel="00000000" w:rsidR="00000000" w:rsidRPr="00000000">
        <w:commentReference w:id="13"/>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A">
      <w:pPr>
        <w:pStyle w:val="Heading1"/>
        <w:spacing w:line="480" w:lineRule="auto"/>
        <w:rPr>
          <w:rFonts w:ascii="Times New Roman" w:cs="Times New Roman" w:eastAsia="Times New Roman" w:hAnsi="Times New Roman"/>
          <w:b w:val="1"/>
          <w:bCs w:val="1"/>
          <w:sz w:val="24"/>
          <w:szCs w:val="24"/>
        </w:rPr>
      </w:pPr>
      <w:bookmarkStart w:colFirst="0" w:colLast="0" w:name="_u44gqxp06cyj" w:id="3"/>
      <w:bookmarkEnd w:id="3"/>
      <w:commentRangeStart w:id="14"/>
      <w:commentRangeStart w:id="15"/>
      <w:commentRangeStart w:id="16"/>
      <w:r w:rsidDel="00000000" w:rsidR="00000000" w:rsidRPr="00000000">
        <w:rPr>
          <w:rFonts w:ascii="Times New Roman" w:cs="Times New Roman" w:eastAsia="Times New Roman" w:hAnsi="Times New Roman"/>
          <w:b w:val="1"/>
          <w:bCs w:val="1"/>
          <w:sz w:val="24"/>
          <w:szCs w:val="24"/>
          <w:rtl w:val="0"/>
        </w:rPr>
        <w:t xml:space="preserve">Methods</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1B">
      <w:pPr>
        <w:pStyle w:val="Heading3"/>
        <w:spacing w:line="480" w:lineRule="auto"/>
        <w:rPr>
          <w:rFonts w:ascii="Times New Roman" w:cs="Times New Roman" w:eastAsia="Times New Roman" w:hAnsi="Times New Roman"/>
          <w:i w:val="1"/>
          <w:iCs w:val="1"/>
          <w:color w:val="000000"/>
          <w:sz w:val="24"/>
          <w:szCs w:val="24"/>
        </w:rPr>
      </w:pPr>
      <w:bookmarkStart w:colFirst="0" w:colLast="0" w:name="_x3plq27y6i9r" w:id="4"/>
      <w:bookmarkEnd w:id="4"/>
      <w:r w:rsidDel="00000000" w:rsidR="00000000" w:rsidRPr="00000000">
        <w:rPr>
          <w:rFonts w:ascii="Times New Roman" w:cs="Times New Roman" w:eastAsia="Times New Roman" w:hAnsi="Times New Roman"/>
          <w:i w:val="1"/>
          <w:iCs w:val="1"/>
          <w:color w:val="000000"/>
          <w:sz w:val="24"/>
          <w:szCs w:val="24"/>
          <w:rtl w:val="0"/>
        </w:rPr>
        <w:t xml:space="preserve">Field sites and sampling</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Details about field sites and initial sampling and data collection are presented in Zhou et al. (202</w:t>
      </w:r>
      <w:ins w:author="Susannah Tringe" w:id="32" w:date="2026-05-07T21:13:32Z">
        <w:r w:rsidDel="00000000" w:rsidR="00000000" w:rsidRPr="00000000">
          <w:rPr>
            <w:rFonts w:ascii="Times New Roman" w:cs="Times New Roman" w:eastAsia="Times New Roman" w:hAnsi="Times New Roman"/>
            <w:sz w:val="24"/>
            <w:szCs w:val="24"/>
            <w:rtl w:val="0"/>
          </w:rPr>
          <w:t xml:space="preserve">2</w:t>
        </w:r>
      </w:ins>
      <w:del w:author="Susannah Tringe" w:id="32" w:date="2026-05-07T21:13:32Z">
        <w:r w:rsidDel="00000000" w:rsidR="00000000" w:rsidRPr="00000000">
          <w:rPr>
            <w:rFonts w:ascii="Times New Roman" w:cs="Times New Roman" w:eastAsia="Times New Roman" w:hAnsi="Times New Roman"/>
            <w:sz w:val="24"/>
            <w:szCs w:val="24"/>
            <w:rtl w:val="0"/>
          </w:rPr>
          <w:delText xml:space="preserve">1</w:delText>
        </w:r>
      </w:del>
      <w:r w:rsidDel="00000000" w:rsidR="00000000" w:rsidRPr="00000000">
        <w:rPr>
          <w:rFonts w:ascii="Times New Roman" w:cs="Times New Roman" w:eastAsia="Times New Roman" w:hAnsi="Times New Roman"/>
          <w:sz w:val="24"/>
          <w:szCs w:val="24"/>
          <w:rtl w:val="0"/>
        </w:rPr>
        <w:t xml:space="preserve">) </w:t>
      </w:r>
      <w:hyperlink r:id="rId42">
        <w:r w:rsidDel="00000000" w:rsidR="00000000" w:rsidRPr="00000000">
          <w:rPr>
            <w:rFonts w:ascii="Times New Roman" w:cs="Times New Roman" w:eastAsia="Times New Roman" w:hAnsi="Times New Roman"/>
            <w:sz w:val="24"/>
            <w:szCs w:val="24"/>
            <w:rtl w:val="0"/>
          </w:rPr>
          <w:t xml:space="preserve">(34)</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Briefly, three 15 cm deep sediment cores</w:t>
      </w:r>
      <w:r w:rsidDel="00000000" w:rsidR="00000000" w:rsidRPr="00000000">
        <w:rPr>
          <w:rFonts w:ascii="Times New Roman" w:cs="Times New Roman" w:eastAsia="Times New Roman" w:hAnsi="Times New Roman"/>
          <w:sz w:val="24"/>
          <w:szCs w:val="24"/>
          <w:rtl w:val="0"/>
        </w:rPr>
        <w:t xml:space="preserve"> were taken in July, 2014 from each of two unrestor</w:t>
      </w:r>
      <w:commentRangeStart w:id="17"/>
      <w:r w:rsidDel="00000000" w:rsidR="00000000" w:rsidRPr="00000000">
        <w:rPr>
          <w:rFonts w:ascii="Times New Roman" w:cs="Times New Roman" w:eastAsia="Times New Roman" w:hAnsi="Times New Roman"/>
          <w:sz w:val="24"/>
          <w:szCs w:val="24"/>
          <w:rtl w:val="0"/>
        </w:rPr>
        <w:t xml:space="preserve">ed salterns (R1, R2), one restored saltern (SF2), and one reference wetland (R2A) in the South San Francisco Bay, US</w:t>
      </w:r>
      <w:commentRangeEnd w:id="17"/>
      <w:r w:rsidDel="00000000" w:rsidR="00000000" w:rsidRPr="00000000">
        <w:commentReference w:id="17"/>
      </w:r>
      <w:r w:rsidDel="00000000" w:rsidR="00000000" w:rsidRPr="00000000">
        <w:rPr>
          <w:rFonts w:ascii="Times New Roman" w:cs="Times New Roman" w:eastAsia="Times New Roman" w:hAnsi="Times New Roman"/>
          <w:sz w:val="24"/>
          <w:szCs w:val="24"/>
          <w:rtl w:val="0"/>
        </w:rPr>
        <w:t xml:space="preserve">A (37.496791˚N, 122.13340˚W). Water temperature, pH and dissolved oxygen (DO) were measured in the field with a YSI probe (model 6920-v2, YSI Inc., Yellow Springs, OH, USA). Methane flux measurements were taken by capping the bottom of the sediment core and placing it in an airtight 2 L Mason jar hooked up to an ultraportable Greenhouse Gas Analyzer (Los Gatos Research, Mountain View, CA, USA) with airtight Bev-A-Line IV connective tubing (US Plastic Corp, Lima, OH, USA) and recording methane flux for 5 minutes.</w:t>
      </w:r>
    </w:p>
    <w:p w:rsidR="00000000" w:rsidDel="00000000" w:rsidP="00000000" w:rsidRDefault="00000000" w:rsidRPr="00000000" w14:paraId="0000001D">
      <w:pPr>
        <w:spacing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Sediment cores were then split into a 0-5 cm deep section (D1), and a 5-15 cm deep section (D2). DNA was extracted and 16S rRNA gene amplicons were sequenced on an Illumina MiSeq while total metagenomic DNA was sequenced on an Illumina HiSeq 2500; amplicons and metagenomes were processed as detailed by Zhou et al. (202</w:t>
      </w:r>
      <w:ins w:author="Susannah Tringe" w:id="33" w:date="2026-05-07T21:14:35Z">
        <w:r w:rsidDel="00000000" w:rsidR="00000000" w:rsidRPr="00000000">
          <w:rPr>
            <w:rFonts w:ascii="Times New Roman" w:cs="Times New Roman" w:eastAsia="Times New Roman" w:hAnsi="Times New Roman"/>
            <w:sz w:val="24"/>
            <w:szCs w:val="24"/>
            <w:rtl w:val="0"/>
          </w:rPr>
          <w:t xml:space="preserve">2</w:t>
        </w:r>
      </w:ins>
      <w:del w:author="Susannah Tringe" w:id="33" w:date="2026-05-07T21:14:35Z">
        <w:r w:rsidDel="00000000" w:rsidR="00000000" w:rsidRPr="00000000">
          <w:rPr>
            <w:rFonts w:ascii="Times New Roman" w:cs="Times New Roman" w:eastAsia="Times New Roman" w:hAnsi="Times New Roman"/>
            <w:sz w:val="24"/>
            <w:szCs w:val="24"/>
            <w:rtl w:val="0"/>
          </w:rPr>
          <w:delText xml:space="preserve">1</w:delText>
        </w:r>
      </w:del>
      <w:r w:rsidDel="00000000" w:rsidR="00000000" w:rsidRPr="00000000">
        <w:rPr>
          <w:rFonts w:ascii="Times New Roman" w:cs="Times New Roman" w:eastAsia="Times New Roman" w:hAnsi="Times New Roman"/>
          <w:sz w:val="24"/>
          <w:szCs w:val="24"/>
          <w:rtl w:val="0"/>
        </w:rPr>
        <w:t xml:space="preserve">). Sediments were sent to the UC Davis Analytical Laboratory and assessed for total carbon, nitrogen, and phosphorus concentrations, DTPA extractable concentrations of Zn, Mn, Cu, and Fe, 2 M KCl extractable concentrations of nitrate and ammonium; ammonium acetate extractable concentrations of base cations Ca</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Na</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K</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and Mg</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Olsen extractable concentrations of inorganic phosphate, </w:t>
      </w:r>
      <w:r w:rsidDel="00000000" w:rsidR="00000000" w:rsidRPr="00000000">
        <w:rPr>
          <w:rFonts w:ascii="Times New Roman" w:cs="Times New Roman" w:eastAsia="Times New Roman" w:hAnsi="Times New Roman"/>
          <w:sz w:val="24"/>
          <w:szCs w:val="24"/>
          <w:rtl w:val="0"/>
        </w:rPr>
        <w:t xml:space="preserve">saturated paste extract concentrations of sulfate (measured with Inductively Coupled Plasma Emission Spectrometry (ICP-AES)) and chloride</w:t>
      </w:r>
      <w:r w:rsidDel="00000000" w:rsidR="00000000" w:rsidRPr="00000000">
        <w:rPr>
          <w:rFonts w:ascii="Times New Roman" w:cs="Times New Roman" w:eastAsia="Times New Roman" w:hAnsi="Times New Roman"/>
          <w:sz w:val="24"/>
          <w:szCs w:val="24"/>
          <w:rtl w:val="0"/>
        </w:rPr>
        <w:t xml:space="preserve"> (quantified with the absorbance of ferric thiocyanate at 480 nm), which we used as a proxy for salinity </w:t>
      </w:r>
      <w:hyperlink r:id="rId43">
        <w:r w:rsidDel="00000000" w:rsidR="00000000" w:rsidRPr="00000000">
          <w:rPr>
            <w:rFonts w:ascii="Times New Roman" w:cs="Times New Roman" w:eastAsia="Times New Roman" w:hAnsi="Times New Roman"/>
            <w:sz w:val="24"/>
            <w:szCs w:val="24"/>
            <w:rtl w:val="0"/>
          </w:rPr>
          <w:t xml:space="preserve">(45)</w:t>
        </w:r>
      </w:hyperlink>
      <w:r w:rsidDel="00000000" w:rsidR="00000000" w:rsidRPr="00000000">
        <w:rPr>
          <w:rFonts w:ascii="Times New Roman" w:cs="Times New Roman" w:eastAsia="Times New Roman" w:hAnsi="Times New Roman"/>
          <w:sz w:val="24"/>
          <w:szCs w:val="24"/>
          <w:rtl w:val="0"/>
        </w:rPr>
        <w:t xml:space="preserve">), and loss on ignition percentage organic carbon.</w:t>
      </w:r>
      <w:r w:rsidDel="00000000" w:rsidR="00000000" w:rsidRPr="00000000">
        <w:rPr>
          <w:rtl w:val="0"/>
        </w:rPr>
      </w:r>
    </w:p>
    <w:p w:rsidR="00000000" w:rsidDel="00000000" w:rsidP="00000000" w:rsidRDefault="00000000" w:rsidRPr="00000000" w14:paraId="0000001E">
      <w:pPr>
        <w:pStyle w:val="Heading3"/>
        <w:spacing w:line="480" w:lineRule="auto"/>
        <w:rPr>
          <w:rFonts w:ascii="Times New Roman" w:cs="Times New Roman" w:eastAsia="Times New Roman" w:hAnsi="Times New Roman"/>
          <w:i w:val="1"/>
          <w:iCs w:val="1"/>
          <w:color w:val="000000"/>
          <w:sz w:val="24"/>
          <w:szCs w:val="24"/>
        </w:rPr>
      </w:pPr>
      <w:bookmarkStart w:colFirst="0" w:colLast="0" w:name="_3a7mleb13idb" w:id="5"/>
      <w:bookmarkEnd w:id="5"/>
      <w:r w:rsidDel="00000000" w:rsidR="00000000" w:rsidRPr="00000000">
        <w:rPr>
          <w:rFonts w:ascii="Times New Roman" w:cs="Times New Roman" w:eastAsia="Times New Roman" w:hAnsi="Times New Roman"/>
          <w:i w:val="1"/>
          <w:iCs w:val="1"/>
          <w:color w:val="000000"/>
          <w:sz w:val="24"/>
          <w:szCs w:val="24"/>
          <w:rtl w:val="0"/>
        </w:rPr>
        <w:t xml:space="preserve">Metagenomics</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24 metagenomes were quality filtered and trimmed with BBtools, assembled with MEGAHIT </w:t>
      </w:r>
      <w:hyperlink r:id="rId44">
        <w:r w:rsidDel="00000000" w:rsidR="00000000" w:rsidRPr="00000000">
          <w:rPr>
            <w:rFonts w:ascii="Times New Roman" w:cs="Times New Roman" w:eastAsia="Times New Roman" w:hAnsi="Times New Roman"/>
            <w:sz w:val="24"/>
            <w:szCs w:val="24"/>
            <w:rtl w:val="0"/>
          </w:rPr>
          <w:t xml:space="preserve">(46)</w:t>
        </w:r>
      </w:hyperlink>
      <w:r w:rsidDel="00000000" w:rsidR="00000000" w:rsidRPr="00000000">
        <w:rPr>
          <w:rFonts w:ascii="Times New Roman" w:cs="Times New Roman" w:eastAsia="Times New Roman" w:hAnsi="Times New Roman"/>
          <w:sz w:val="24"/>
          <w:szCs w:val="24"/>
          <w:rtl w:val="0"/>
        </w:rPr>
        <w:t xml:space="preserve">, and annotated with the standard analysis pipeline (v4.10.2) on the Joint Genome Institute’s IMG/M server </w:t>
      </w:r>
      <w:hyperlink r:id="rId45">
        <w:r w:rsidDel="00000000" w:rsidR="00000000" w:rsidRPr="00000000">
          <w:rPr>
            <w:rFonts w:ascii="Times New Roman" w:cs="Times New Roman" w:eastAsia="Times New Roman" w:hAnsi="Times New Roman"/>
            <w:sz w:val="24"/>
            <w:szCs w:val="24"/>
            <w:rtl w:val="0"/>
          </w:rPr>
          <w:t xml:space="preserve">(47)</w:t>
        </w:r>
      </w:hyperlink>
      <w:r w:rsidDel="00000000" w:rsidR="00000000" w:rsidRPr="00000000">
        <w:rPr>
          <w:rFonts w:ascii="Times New Roman" w:cs="Times New Roman" w:eastAsia="Times New Roman" w:hAnsi="Times New Roman"/>
          <w:sz w:val="24"/>
          <w:szCs w:val="24"/>
          <w:rtl w:val="0"/>
        </w:rPr>
        <w:t xml:space="preserve">. The functional profile of KEGG Orthologies (KOs) was downloaded from IMG and normalized with the </w:t>
      </w:r>
      <w:r w:rsidDel="00000000" w:rsidR="00000000" w:rsidRPr="00000000">
        <w:rPr>
          <w:rFonts w:ascii="Times New Roman" w:cs="Times New Roman" w:eastAsia="Times New Roman" w:hAnsi="Times New Roman"/>
          <w:i w:val="1"/>
          <w:iCs w:val="1"/>
          <w:sz w:val="24"/>
          <w:szCs w:val="24"/>
          <w:rtl w:val="0"/>
        </w:rPr>
        <w:t xml:space="preserve">DESeq2</w:t>
      </w:r>
      <w:r w:rsidDel="00000000" w:rsidR="00000000" w:rsidRPr="00000000">
        <w:rPr>
          <w:rFonts w:ascii="Times New Roman" w:cs="Times New Roman" w:eastAsia="Times New Roman" w:hAnsi="Times New Roman"/>
          <w:sz w:val="24"/>
          <w:szCs w:val="24"/>
          <w:rtl w:val="0"/>
        </w:rPr>
        <w:t xml:space="preserve"> R package </w:t>
      </w:r>
      <w:hyperlink r:id="rId46">
        <w:r w:rsidDel="00000000" w:rsidR="00000000" w:rsidRPr="00000000">
          <w:rPr>
            <w:rFonts w:ascii="Times New Roman" w:cs="Times New Roman" w:eastAsia="Times New Roman" w:hAnsi="Times New Roman"/>
            <w:sz w:val="24"/>
            <w:szCs w:val="24"/>
            <w:rtl w:val="0"/>
          </w:rPr>
          <w:t xml:space="preserve">(48)</w:t>
        </w:r>
      </w:hyperlink>
      <w:r w:rsidDel="00000000" w:rsidR="00000000" w:rsidRPr="00000000">
        <w:rPr>
          <w:rFonts w:ascii="Times New Roman" w:cs="Times New Roman" w:eastAsia="Times New Roman" w:hAnsi="Times New Roman"/>
          <w:sz w:val="24"/>
          <w:szCs w:val="24"/>
          <w:rtl w:val="0"/>
        </w:rPr>
        <w:t xml:space="preserve">. To build on the findings of Zhou et al. (2021), who reported </w:t>
      </w:r>
      <w:r w:rsidDel="00000000" w:rsidR="00000000" w:rsidRPr="00000000">
        <w:rPr>
          <w:rFonts w:ascii="Times New Roman" w:cs="Times New Roman" w:eastAsia="Times New Roman" w:hAnsi="Times New Roman"/>
          <w:sz w:val="24"/>
          <w:szCs w:val="24"/>
          <w:rtl w:val="0"/>
        </w:rPr>
        <w:t xml:space="preserve">differences in abundance</w:t>
      </w:r>
      <w:r w:rsidDel="00000000" w:rsidR="00000000" w:rsidRPr="00000000">
        <w:rPr>
          <w:rFonts w:ascii="Times New Roman" w:cs="Times New Roman" w:eastAsia="Times New Roman" w:hAnsi="Times New Roman"/>
          <w:sz w:val="24"/>
          <w:szCs w:val="24"/>
          <w:rtl w:val="0"/>
        </w:rPr>
        <w:t xml:space="preserve"> of some genes involved in methylotrophic methanogenesis and methylphosphonate cycling, we developed a list of other KOs (Table S1) of potential interest that are involved in the cycling of methylated compounds using BioCyc and relevant literature </w:t>
      </w:r>
      <w:hyperlink r:id="rId47">
        <w:r w:rsidDel="00000000" w:rsidR="00000000" w:rsidRPr="00000000">
          <w:rPr>
            <w:rFonts w:ascii="Times New Roman" w:cs="Times New Roman" w:eastAsia="Times New Roman" w:hAnsi="Times New Roman"/>
            <w:sz w:val="24"/>
            <w:szCs w:val="24"/>
            <w:rtl w:val="0"/>
          </w:rPr>
          <w:t xml:space="preserve">(49, 50)</w:t>
        </w:r>
      </w:hyperlink>
      <w:r w:rsidDel="00000000" w:rsidR="00000000" w:rsidRPr="00000000">
        <w:rPr>
          <w:rFonts w:ascii="Times New Roman" w:cs="Times New Roman" w:eastAsia="Times New Roman" w:hAnsi="Times New Roman"/>
          <w:sz w:val="24"/>
          <w:szCs w:val="24"/>
          <w:rtl w:val="0"/>
        </w:rPr>
        <w:t xml:space="preserve">. This list includes genes involved in various pathways of degradation or biosynthesis of trimethylamine, methylamine, methanol, glycine betaine, dimethylsulfide, methylthiopropanoate, and dimethylsulfoniopropionate.</w:t>
      </w:r>
      <w:r w:rsidDel="00000000" w:rsidR="00000000" w:rsidRPr="00000000">
        <w:rPr>
          <w:rtl w:val="0"/>
        </w:rPr>
      </w:r>
    </w:p>
    <w:p w:rsidR="00000000" w:rsidDel="00000000" w:rsidP="00000000" w:rsidRDefault="00000000" w:rsidRPr="00000000" w14:paraId="00000020">
      <w:pPr>
        <w:pStyle w:val="Heading3"/>
        <w:spacing w:line="480" w:lineRule="auto"/>
        <w:rPr>
          <w:rFonts w:ascii="Times New Roman" w:cs="Times New Roman" w:eastAsia="Times New Roman" w:hAnsi="Times New Roman"/>
          <w:i w:val="1"/>
          <w:iCs w:val="1"/>
          <w:color w:val="000000"/>
          <w:sz w:val="24"/>
          <w:szCs w:val="24"/>
        </w:rPr>
      </w:pPr>
      <w:bookmarkStart w:colFirst="0" w:colLast="0" w:name="_wz9be1gzuv3l" w:id="6"/>
      <w:bookmarkEnd w:id="6"/>
      <w:r w:rsidDel="00000000" w:rsidR="00000000" w:rsidRPr="00000000">
        <w:rPr>
          <w:rFonts w:ascii="Times New Roman" w:cs="Times New Roman" w:eastAsia="Times New Roman" w:hAnsi="Times New Roman"/>
          <w:i w:val="1"/>
          <w:iCs w:val="1"/>
          <w:color w:val="000000"/>
          <w:sz w:val="24"/>
          <w:szCs w:val="24"/>
          <w:rtl w:val="0"/>
        </w:rPr>
        <w:t xml:space="preserve">Metabolomics</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Soils were</w:t>
      </w:r>
      <w:r w:rsidDel="00000000" w:rsidR="00000000" w:rsidRPr="00000000">
        <w:rPr>
          <w:rFonts w:ascii="Times New Roman" w:cs="Times New Roman" w:eastAsia="Times New Roman" w:hAnsi="Times New Roman"/>
          <w:sz w:val="24"/>
          <w:szCs w:val="24"/>
          <w:rtl w:val="0"/>
        </w:rPr>
        <w:t xml:space="preserve"> shipped to the Environmental Molecular Sciences Laboratory (EMSL) at Pacific Northwest National Laboratory for metabolomic analyses</w:t>
      </w:r>
      <w:r w:rsidDel="00000000" w:rsidR="00000000" w:rsidRPr="00000000">
        <w:rPr>
          <w:rFonts w:ascii="Times New Roman" w:cs="Times New Roman" w:eastAsia="Times New Roman" w:hAnsi="Times New Roman"/>
          <w:sz w:val="24"/>
          <w:szCs w:val="24"/>
          <w:rtl w:val="0"/>
        </w:rPr>
        <w:t xml:space="preserve">. Nuclear magnetic resonance (NMR) analysis was performed on pore water.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collect pore water, sediment samples were centrifuged in either their original 50 mL centrifuge tubes or, in cases where the sediment mass exceeded centrifuge limitations, a portion of the sediment was transferred to a clean 50 mL centrifuge tube. Centrifugation was conducted at 6000 x g (rcf) in a fixed-angle rotor for 60 minutes at 4°C. Aliquots (0.5 mL) were transferred to pre-rinsed (10 x 0.5 mL rinses with Milli-Q ASTM Type 1 water) 0.22 μm 0.6 mL capacity nylon membrane spin-filters and spun to filter at 10000 rpm for 5 minutes at 4°C. Filtrate aliquots of 180 μL were transferred to separate vials and 20 µL of Chenomx internal standard solution (consisting of 0.2%  (w/v) NaN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and 5.02 mM 2,2-dimethyl-2-silapentane-5-sulfonate-d6-sodium salt (DSS-d6) in 100% D</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Chenomx Inc., Edmonton, AB) was added to each and mixed prior to transferring to Bruker 3.0 mm OD glass NMR tubes for measurement. All NMR spectra were measured at a field strength of 17.6 T (750.2 MHz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H) on a Bruker Avance III spectrometer equipped with a Bruker 5mm HCN TCI CryoProbe with Z-gradient. Sample temperature was regulated at 25.0°C. The 1D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H NOESY experiment with low power, continuous wave pre-saturation of the water signal during the relaxation delay (Bruker pulse program ‘noesypr1d’) was acquired for all samples with the following parameters, spectral width of 12.0 ppm (9.0 kHz), a relaxation delay of 1.5 s, a mixing time of 100 ms, an acquisition time of 4.0 s (72070 total points), and a total of 2048 transients were coadded for each spectrum. Post-acquisition processing included zero-filling to 262144 real points and multiplication of the FID by a decaying exponential (0.3 Hz line-broadening) using Bruker’s Topspin 3.6.3. Spectra were imported into Chenomx NMR Suite version 8.6 Professional (Chenomx Inc., Edmonton, AB) for final pre-processing, including baseline correction (Chenomx spline algorithm), and metabolomic profiling. Metabolite identification and quantitation was based on matching the chemical shift and J-coupling intensity of experimental signals to compound signals in the Chenomx spectral library. While we attempted to collect metabolomic data for all 24 sediment samples, due to issues with the samples and the presence of paramagnetic ions, only 1 restored saltern sample was able to yield viable spectra for analysis. </w:t>
      </w:r>
      <w:r w:rsidDel="00000000" w:rsidR="00000000" w:rsidRPr="00000000">
        <w:rPr>
          <w:rFonts w:ascii="Times New Roman" w:cs="Times New Roman" w:eastAsia="Times New Roman" w:hAnsi="Times New Roman"/>
          <w:sz w:val="24"/>
          <w:szCs w:val="24"/>
          <w:rtl w:val="0"/>
        </w:rPr>
        <w:t xml:space="preserve">For additional confirmation of several metabolites, 2-D NMR experiments were employed (1H-13C HSQC, 1H TOCSY etc.). Additionally, a subset of key metabolites (amines central to the study) were confirmed by “spike-in” amendments of metabolite standards into actual representative samples.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methods were attempted with the remaining 5 samples, including a pooling and concentration step to concentrate the samples 5x, but without success. In addition to NMR, several other methods were used to search for specific compounds of interest, including methylated phosphorus and sulfur compounds. </w:t>
      </w:r>
      <w:r w:rsidDel="00000000" w:rsidR="00000000" w:rsidRPr="00000000">
        <w:rPr>
          <w:rFonts w:ascii="Times New Roman" w:cs="Times New Roman" w:eastAsia="Times New Roman" w:hAnsi="Times New Roman"/>
          <w:sz w:val="24"/>
          <w:szCs w:val="24"/>
          <w:rtl w:val="0"/>
        </w:rPr>
        <w:t xml:space="preserve">Methylphosphonates</w:t>
      </w:r>
      <w:r w:rsidDel="00000000" w:rsidR="00000000" w:rsidRPr="00000000">
        <w:rPr>
          <w:rFonts w:ascii="Times New Roman" w:cs="Times New Roman" w:eastAsia="Times New Roman" w:hAnsi="Times New Roman"/>
          <w:sz w:val="24"/>
          <w:szCs w:val="24"/>
          <w:rtl w:val="0"/>
        </w:rPr>
        <w:t xml:space="preserve"> were searched for using 1D </w:t>
      </w:r>
      <w:r w:rsidDel="00000000" w:rsidR="00000000" w:rsidRPr="00000000">
        <w:rPr>
          <w:rFonts w:ascii="Times New Roman" w:cs="Times New Roman" w:eastAsia="Times New Roman" w:hAnsi="Times New Roman"/>
          <w:sz w:val="24"/>
          <w:szCs w:val="24"/>
          <w:vertAlign w:val="superscript"/>
          <w:rtl w:val="0"/>
        </w:rPr>
        <w:t xml:space="preserve">31</w:t>
      </w:r>
      <w:r w:rsidDel="00000000" w:rsidR="00000000" w:rsidRPr="00000000">
        <w:rPr>
          <w:rFonts w:ascii="Times New Roman" w:cs="Times New Roman" w:eastAsia="Times New Roman" w:hAnsi="Times New Roman"/>
          <w:sz w:val="24"/>
          <w:szCs w:val="24"/>
          <w:rtl w:val="0"/>
        </w:rPr>
        <w:t xml:space="preserve">P NMR and 2D </w:t>
      </w:r>
      <w:r w:rsidDel="00000000" w:rsidR="00000000" w:rsidRPr="00000000">
        <w:rPr>
          <w:rFonts w:ascii="Times New Roman" w:cs="Times New Roman" w:eastAsia="Times New Roman" w:hAnsi="Times New Roman"/>
          <w:sz w:val="24"/>
          <w:szCs w:val="24"/>
          <w:vertAlign w:val="superscript"/>
          <w:rtl w:val="0"/>
        </w:rPr>
        <w:t xml:space="preserve">31</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rtl w:val="0"/>
        </w:rPr>
        <w:t xml:space="preserve"> NMR on a subset of samples. Another subset of 1-4  samples were also tested using single and double NaOH/EDTA extraction, methanol extraction, Na2CO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extraction, and longer acquisition times</w:t>
      </w:r>
      <w:r w:rsidDel="00000000" w:rsidR="00000000" w:rsidRPr="00000000">
        <w:rPr>
          <w:rFonts w:ascii="Times New Roman" w:cs="Times New Roman" w:eastAsia="Times New Roman" w:hAnsi="Times New Roman"/>
          <w:sz w:val="24"/>
          <w:szCs w:val="24"/>
          <w:rtl w:val="0"/>
        </w:rPr>
        <w:t xml:space="preserve">. The compounds dimethylsulfide, dimethyl sulfone, dimethylproponiosulfate, methylphosphonic acid and dimethyl methylphosphonate were determined by headspace gas chromatography mass spectrometry (GCMS) using high purity reference standards (Sigma-Aldrich St. Louis, MO). Presence or absence of these compounds was confirmed by a targeted retention time with exact mass approach using a high mass resolution Agilent 7250 QTOF Time of Flight Mass Spectrometer coupled to an Agilent 8890 Gas Chromatograph (Agilent Technologies Inc., Santa Clara, CA). For each, approximately 10 ml of sample was transferred to a 20ml vial and sealed with a Teflon lined cap with an opening in the cap for syringe sampling. The samples were allowed to stand at room temperature for 72 hours when 100ul of headspace was syringe transferred manually to the GC injection port held at 240</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for analysis. The analytical separations were performed using an Rxi-624Sil-MS, 30m x 0.25mmID x 1.4 umdf, GC column (Restek Corp., Bellefonte, PA.). Helium was used as a carrier gas at a constant 24 psi pressure. The GC oven gradient profile began at 35˚C initial temperature with a 2.0-minute hold, then ramped at 30˚C/min to 300˚C and held for 1.0 minutes. Metabolite names and IDs were translated across databases using MetaCyc’s “Metabolite Translation </w:t>
      </w:r>
      <w:r w:rsidDel="00000000" w:rsidR="00000000" w:rsidRPr="00000000">
        <w:rPr>
          <w:rFonts w:ascii="Times New Roman" w:cs="Times New Roman" w:eastAsia="Times New Roman" w:hAnsi="Times New Roman"/>
          <w:sz w:val="24"/>
          <w:szCs w:val="24"/>
          <w:rtl w:val="0"/>
        </w:rPr>
        <w:t xml:space="preserve">Service” tool</w:t>
      </w:r>
      <w:r w:rsidDel="00000000" w:rsidR="00000000" w:rsidRPr="00000000">
        <w:rPr>
          <w:rFonts w:ascii="Times New Roman" w:cs="Times New Roman" w:eastAsia="Times New Roman" w:hAnsi="Times New Roman"/>
          <w:sz w:val="24"/>
          <w:szCs w:val="24"/>
          <w:rtl w:val="0"/>
        </w:rPr>
        <w:t xml:space="preserve">, and manually with Model SEED for any that remained untranslated.</w:t>
      </w:r>
    </w:p>
    <w:p w:rsidR="00000000" w:rsidDel="00000000" w:rsidP="00000000" w:rsidRDefault="00000000" w:rsidRPr="00000000" w14:paraId="00000023">
      <w:pPr>
        <w:pStyle w:val="Heading3"/>
        <w:spacing w:line="480" w:lineRule="auto"/>
        <w:rPr>
          <w:rFonts w:ascii="Times New Roman" w:cs="Times New Roman" w:eastAsia="Times New Roman" w:hAnsi="Times New Roman"/>
          <w:i w:val="1"/>
          <w:iCs w:val="1"/>
          <w:color w:val="000000"/>
          <w:sz w:val="24"/>
          <w:szCs w:val="24"/>
        </w:rPr>
      </w:pPr>
      <w:bookmarkStart w:colFirst="0" w:colLast="0" w:name="_dr9zjisp393e" w:id="7"/>
      <w:bookmarkEnd w:id="7"/>
      <w:commentRangeStart w:id="18"/>
      <w:commentRangeStart w:id="19"/>
      <w:r w:rsidDel="00000000" w:rsidR="00000000" w:rsidRPr="00000000">
        <w:rPr>
          <w:rFonts w:ascii="Times New Roman" w:cs="Times New Roman" w:eastAsia="Times New Roman" w:hAnsi="Times New Roman"/>
          <w:i w:val="1"/>
          <w:iCs w:val="1"/>
          <w:color w:val="000000"/>
          <w:sz w:val="24"/>
          <w:szCs w:val="24"/>
          <w:rtl w:val="0"/>
        </w:rPr>
        <w:t xml:space="preserve">Metabolic Modeling</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Metabolic models were developed using </w:t>
      </w:r>
      <w:r w:rsidDel="00000000" w:rsidR="00000000" w:rsidRPr="00000000">
        <w:rPr>
          <w:rFonts w:ascii="Times New Roman" w:cs="Times New Roman" w:eastAsia="Times New Roman" w:hAnsi="Times New Roman"/>
          <w:sz w:val="24"/>
          <w:szCs w:val="24"/>
          <w:rtl w:val="0"/>
        </w:rPr>
        <w:t xml:space="preserve">dereplicated medium and high quality metagenome-assembled genomes (MAGs) that were assembled from the 24 metagenomes</w:t>
      </w:r>
      <w:r w:rsidDel="00000000" w:rsidR="00000000" w:rsidRPr="00000000">
        <w:rPr>
          <w:rFonts w:ascii="Times New Roman" w:cs="Times New Roman" w:eastAsia="Times New Roman" w:hAnsi="Times New Roman"/>
          <w:sz w:val="24"/>
          <w:szCs w:val="24"/>
          <w:rtl w:val="0"/>
        </w:rPr>
        <w:t xml:space="preserve"> and previously presented in Zhou et al. (2021). Models were built from</w:t>
      </w:r>
      <w:commentRangeStart w:id="20"/>
      <w:r w:rsidDel="00000000" w:rsidR="00000000" w:rsidRPr="00000000">
        <w:rPr>
          <w:rFonts w:ascii="Times New Roman" w:cs="Times New Roman" w:eastAsia="Times New Roman" w:hAnsi="Times New Roman"/>
          <w:sz w:val="24"/>
          <w:szCs w:val="24"/>
          <w:rtl w:val="0"/>
        </w:rPr>
        <w:t xml:space="preserve"> these MAGs in KBase</w:t>
      </w:r>
      <w:commentRangeEnd w:id="20"/>
      <w:r w:rsidDel="00000000" w:rsidR="00000000" w:rsidRPr="00000000">
        <w:commentReference w:id="20"/>
      </w:r>
      <w:r w:rsidDel="00000000" w:rsidR="00000000" w:rsidRPr="00000000">
        <w:rPr>
          <w:rFonts w:ascii="Times New Roman" w:cs="Times New Roman" w:eastAsia="Times New Roman" w:hAnsi="Times New Roman"/>
          <w:sz w:val="24"/>
          <w:szCs w:val="24"/>
          <w:rtl w:val="0"/>
        </w:rPr>
        <w:t xml:space="preserve"> </w:t>
      </w:r>
      <w:hyperlink r:id="rId48">
        <w:r w:rsidDel="00000000" w:rsidR="00000000" w:rsidRPr="00000000">
          <w:rPr>
            <w:rFonts w:ascii="Times New Roman" w:cs="Times New Roman" w:eastAsia="Times New Roman" w:hAnsi="Times New Roman"/>
            <w:sz w:val="24"/>
            <w:szCs w:val="24"/>
            <w:rtl w:val="0"/>
          </w:rPr>
          <w:t xml:space="preserve">(51, 52)</w:t>
        </w:r>
      </w:hyperlink>
      <w:r w:rsidDel="00000000" w:rsidR="00000000" w:rsidRPr="00000000">
        <w:rPr>
          <w:rFonts w:ascii="Times New Roman" w:cs="Times New Roman" w:eastAsia="Times New Roman" w:hAnsi="Times New Roman"/>
          <w:sz w:val="24"/>
          <w:szCs w:val="24"/>
          <w:rtl w:val="0"/>
        </w:rPr>
        <w:t xml:space="preserve"> by first importing the assemblies into KBase and annotating them</w:t>
      </w:r>
      <w:r w:rsidDel="00000000" w:rsidR="00000000" w:rsidRPr="00000000">
        <w:rPr>
          <w:rFonts w:ascii="Times New Roman" w:cs="Times New Roman" w:eastAsia="Times New Roman" w:hAnsi="Times New Roman"/>
          <w:sz w:val="24"/>
          <w:szCs w:val="24"/>
          <w:rtl w:val="0"/>
        </w:rPr>
        <w:t xml:space="preserve"> with RAST </w:t>
      </w:r>
      <w:hyperlink r:id="rId49">
        <w:r w:rsidDel="00000000" w:rsidR="00000000" w:rsidRPr="00000000">
          <w:rPr>
            <w:rFonts w:ascii="Times New Roman" w:cs="Times New Roman" w:eastAsia="Times New Roman" w:hAnsi="Times New Roman"/>
            <w:sz w:val="24"/>
            <w:szCs w:val="24"/>
            <w:rtl w:val="0"/>
          </w:rPr>
          <w:t xml:space="preserve">(53)</w:t>
        </w:r>
      </w:hyperlink>
      <w:r w:rsidDel="00000000" w:rsidR="00000000" w:rsidRPr="00000000">
        <w:rPr>
          <w:rFonts w:ascii="Times New Roman" w:cs="Times New Roman" w:eastAsia="Times New Roman" w:hAnsi="Times New Roman"/>
          <w:sz w:val="24"/>
          <w:szCs w:val="24"/>
          <w:rtl w:val="0"/>
        </w:rPr>
        <w:t xml:space="preserve"> through the</w:t>
      </w:r>
      <w:r w:rsidDel="00000000" w:rsidR="00000000" w:rsidRPr="00000000">
        <w:rPr>
          <w:rFonts w:ascii="Times New Roman" w:cs="Times New Roman" w:eastAsia="Times New Roman" w:hAnsi="Times New Roman"/>
          <w:sz w:val="24"/>
          <w:szCs w:val="24"/>
          <w:rtl w:val="0"/>
        </w:rPr>
        <w:t xml:space="preserve"> “MS2 - Build Prokaryotic Metabolic Model” tool in KBase (version 1.0.0), with default settings, auxotrophic media, and gapfilling with a minimum of 0.1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mmol</m:t>
            </m:r>
          </m:num>
          <m:den>
            <m:r>
              <w:rPr>
                <w:rFonts w:ascii="Times New Roman" w:cs="Times New Roman" w:eastAsia="Times New Roman" w:hAnsi="Times New Roman"/>
                <w:sz w:val="24"/>
                <w:szCs w:val="24"/>
              </w:rPr>
              <m:t xml:space="preserve">hr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dw</m:t>
                </m:r>
              </m:sub>
            </m:sSub>
          </m:den>
        </m:f>
      </m:oMath>
      <w:r w:rsidDel="00000000" w:rsidR="00000000" w:rsidRPr="00000000">
        <w:rPr>
          <w:rFonts w:ascii="Times New Roman" w:cs="Times New Roman" w:eastAsia="Times New Roman" w:hAnsi="Times New Roman"/>
          <w:sz w:val="24"/>
          <w:szCs w:val="24"/>
          <w:rtl w:val="0"/>
        </w:rPr>
        <w:t xml:space="preserve"> biomass growth. For the one methanogen MAG, a methanogenic dimethylamine and hydrogen media was used.</w:t>
      </w:r>
    </w:p>
    <w:p>
      <w:r>
        <w:rPr>
          <w:b/>
          <w:color w:val="C00000"/>
          <w:sz w:val="18"/>
        </w:rPr>
        <w:t>CLAUDE »  NOT ALL MEDIUM/HIGH QUALITY. CheckM (MAG_QC/checkm; the re-run reproduced the original values) puts all 310 dereplicated MAGs at &gt;= 50% completeness, but 35 exceed 10% contamination, so only 275 meet the MIMAG medium-quality criteria. Five modelled MAGs are among the 35: Roseovarius.11 and .12 (MePn set; 19.88% and 21.44%) and Halanaerobium.1, Halanaerobium.2 and BM714.4 (betaine set; 11.75%, 20.23% and 24.52%). Suggested wording: '310 dereplicated metagenome-assembled genomes (MAGs; 275 meet the MIMAG medium-quality criteria)'. Per-MAG values: 'Table S5 - MAG taxonomy, quality and guilds (GTDB R232).xlsx'.</w:t>
      </w:r>
    </w:p>
    <w:p>
      <w:r>
        <w:rPr>
          <w:b/>
          <w:color w:val="C00000"/>
          <w:sz w:val="18"/>
        </w:rPr>
        <w:t>CLAUDE »  Note for reviewers: this methanogen MAG (Methanolobus) is one of the 30 archaea in the dereplicated MAG set used for abundance-weighting, but the betaine-&gt;TMA-&gt;methane route is closed with an empirical 0.06 x TMA scalar (from Fig 4) rather than a modelled archaeon. State this explicitly so the archaeal step is not assumed modelled.</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w:t>
      </w:r>
      <w:commentRangeStart w:id="21"/>
      <w:r w:rsidDel="00000000" w:rsidR="00000000" w:rsidRPr="00000000">
        <w:rPr>
          <w:rFonts w:ascii="Times New Roman" w:cs="Times New Roman" w:eastAsia="Times New Roman" w:hAnsi="Times New Roman"/>
          <w:sz w:val="24"/>
          <w:szCs w:val="24"/>
          <w:rtl w:val="0"/>
        </w:rPr>
        <w:t xml:space="preserve">AG-derived models were subjected to the following series of constraints and objectives to better follow their biology.</w:t>
      </w:r>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  First, the biomass compound of each model was constrained to its relative abundance in each simulated sample </w:t>
      </w:r>
      <w:r w:rsidDel="00000000" w:rsidR="00000000" w:rsidRPr="00000000">
        <w:rPr>
          <w:rFonts w:ascii="Times New Roman" w:cs="Times New Roman" w:eastAsia="Times New Roman" w:hAnsi="Times New Roman"/>
          <w:sz w:val="24"/>
          <w:szCs w:val="24"/>
          <w:rtl w:val="0"/>
        </w:rPr>
        <w:t xml:space="preserve">(based on read mapping)</w:t>
      </w:r>
      <w:r w:rsidDel="00000000" w:rsidR="00000000" w:rsidRPr="00000000">
        <w:rPr>
          <w:rFonts w:ascii="Times New Roman" w:cs="Times New Roman" w:eastAsia="Times New Roman" w:hAnsi="Times New Roman"/>
          <w:sz w:val="24"/>
          <w:szCs w:val="24"/>
          <w:rtl w:val="0"/>
        </w:rPr>
        <w:t xml:space="preserve">, which scales the member’s metabolism to match its contribution in the sample’s consortium and specifically allows the simulated methane emission to quantitatively approximate the organism’s </w:t>
      </w:r>
      <w:r w:rsidDel="00000000" w:rsidR="00000000" w:rsidRPr="00000000">
        <w:rPr>
          <w:rFonts w:ascii="Times New Roman" w:cs="Times New Roman" w:eastAsia="Times New Roman" w:hAnsi="Times New Roman"/>
          <w:i w:val="1"/>
          <w:iCs w:val="1"/>
          <w:sz w:val="24"/>
          <w:szCs w:val="24"/>
          <w:rtl w:val="0"/>
        </w:rPr>
        <w:t xml:space="preserve">in situ</w:t>
      </w:r>
      <w:r w:rsidDel="00000000" w:rsidR="00000000" w:rsidRPr="00000000">
        <w:rPr>
          <w:rFonts w:ascii="Times New Roman" w:cs="Times New Roman" w:eastAsia="Times New Roman" w:hAnsi="Times New Roman"/>
          <w:sz w:val="24"/>
          <w:szCs w:val="24"/>
          <w:rtl w:val="0"/>
        </w:rPr>
        <w:t xml:space="preserve"> production.  The models for methylphosphonate-consuming organisms were simulated with a fixed ratio of inorganic to organic phosphate (0.07 yielded the best fit to the experimental data) to create a realistic consumption and excretion profile.  The betaine-utilizing organisms were simulated with a betaine consumption rate of 0.1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mmol</m:t>
            </m:r>
          </m:num>
          <m:den>
            <m:r>
              <w:rPr>
                <w:rFonts w:ascii="Times New Roman" w:cs="Times New Roman" w:eastAsia="Times New Roman" w:hAnsi="Times New Roman"/>
                <w:sz w:val="24"/>
                <w:szCs w:val="24"/>
              </w:rPr>
              <m:t xml:space="preserve">hr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dw</m:t>
                </m:r>
              </m:sub>
            </m:sSub>
          </m:den>
        </m:f>
      </m:oMath>
      <w:r w:rsidDel="00000000" w:rsidR="00000000" w:rsidRPr="00000000">
        <w:rPr>
          <w:rFonts w:ascii="Times New Roman" w:cs="Times New Roman" w:eastAsia="Times New Roman" w:hAnsi="Times New Roman"/>
          <w:sz w:val="24"/>
          <w:szCs w:val="24"/>
          <w:rtl w:val="0"/>
        </w:rPr>
        <w:t xml:space="preserve">, based on the experimental turnover rate of betaine consumption </w:t>
      </w:r>
      <w:hyperlink r:id="rId50">
        <w:r w:rsidDel="00000000" w:rsidR="00000000" w:rsidRPr="00000000">
          <w:rPr>
            <w:rFonts w:ascii="Times New Roman" w:cs="Times New Roman" w:eastAsia="Times New Roman" w:hAnsi="Times New Roman"/>
            <w:sz w:val="24"/>
            <w:szCs w:val="24"/>
            <w:rtl w:val="0"/>
          </w:rPr>
          <w:t xml:space="preserve">(54)</w:t>
        </w:r>
      </w:hyperlink>
      <w:r w:rsidDel="00000000" w:rsidR="00000000" w:rsidRPr="00000000">
        <w:rPr>
          <w:rFonts w:ascii="Times New Roman" w:cs="Times New Roman" w:eastAsia="Times New Roman" w:hAnsi="Times New Roman"/>
          <w:sz w:val="24"/>
          <w:szCs w:val="24"/>
          <w:rtl w:val="0"/>
        </w:rPr>
        <w:t xml:space="preserve">.  One</w:t>
      </w:r>
      <w:r w:rsidDel="00000000" w:rsidR="00000000" w:rsidRPr="00000000">
        <w:rPr>
          <w:rFonts w:ascii="Times New Roman" w:cs="Times New Roman" w:eastAsia="Times New Roman" w:hAnsi="Times New Roman"/>
          <w:sz w:val="24"/>
          <w:szCs w:val="24"/>
          <w:rtl w:val="0"/>
        </w:rPr>
        <w:t xml:space="preserve"> TMA was excreted for each consumed betaine, which was assumed to be demethylated by other organisms in the community in proportion to the substrate addition experiment with TMA in </w:t>
      </w: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where 1 TMA produced 0.06 methane: i.e. the estimated methane emission flux from betaine was assumed to be 0.06 x TMA excretion flux.  The metabolic models were finally minimized to the consumption of lactate (the carbon source) to follow evolution’s directive of finding the most efficient metabolism to achieve a given biomass.</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commentRangeStart w:id="22"/>
      <w:r w:rsidDel="00000000" w:rsidR="00000000" w:rsidRPr="00000000">
        <w:rPr>
          <w:rFonts w:ascii="Times New Roman" w:cs="Times New Roman" w:eastAsia="Times New Roman" w:hAnsi="Times New Roman"/>
          <w:sz w:val="24"/>
          <w:szCs w:val="24"/>
          <w:rtl w:val="0"/>
        </w:rPr>
        <w:t xml:space="preserve">Lactate was selected as the simulated carbon source </w:t>
      </w:r>
      <w:r w:rsidDel="00000000" w:rsidR="00000000" w:rsidRPr="00000000">
        <w:rPr>
          <w:rFonts w:ascii="Times New Roman" w:cs="Times New Roman" w:eastAsia="Times New Roman" w:hAnsi="Times New Roman"/>
          <w:sz w:val="24"/>
          <w:szCs w:val="24"/>
          <w:rtl w:val="0"/>
        </w:rPr>
        <w:t xml:space="preserve">because it required among the fewest reactions to be gapfilled among the potential carbon sources for all methylphosphonate- and betaine- consuming members</w:t>
      </w:r>
      <w:r w:rsidDel="00000000" w:rsidR="00000000" w:rsidRPr="00000000">
        <w:rPr>
          <w:rFonts w:ascii="Times New Roman" w:cs="Times New Roman" w:eastAsia="Times New Roman" w:hAnsi="Times New Roman"/>
          <w:sz w:val="24"/>
          <w:szCs w:val="24"/>
          <w:rtl w:val="0"/>
        </w:rPr>
        <w:t xml:space="preserve"> (see </w:t>
      </w:r>
      <w:r w:rsidDel="00000000" w:rsidR="00000000" w:rsidRPr="00000000">
        <w:rPr>
          <w:rFonts w:ascii="Times New Roman" w:cs="Times New Roman" w:eastAsia="Times New Roman" w:hAnsi="Times New Roman"/>
          <w:b w:val="1"/>
          <w:bCs w:val="1"/>
          <w:sz w:val="24"/>
          <w:szCs w:val="24"/>
          <w:rtl w:val="0"/>
        </w:rPr>
        <w:t xml:space="preserve">Figure S9</w:t>
      </w:r>
      <w:r w:rsidDel="00000000" w:rsidR="00000000" w:rsidRPr="00000000">
        <w:rPr>
          <w:rFonts w:ascii="Times New Roman" w:cs="Times New Roman" w:eastAsia="Times New Roman" w:hAnsi="Times New Roman"/>
          <w:sz w:val="24"/>
          <w:szCs w:val="24"/>
          <w:rtl w:val="0"/>
        </w:rPr>
        <w:t xml:space="preserve">), partially because in one step it can directly convert into pyruvate via lactate dehydrogenase. This enzymatic capacity is prevalent in hypersaline archaea </w:t>
      </w:r>
      <w:hyperlink r:id="rId51">
        <w:r w:rsidDel="00000000" w:rsidR="00000000" w:rsidRPr="00000000">
          <w:rPr>
            <w:rtl w:val="0"/>
          </w:rPr>
          <w:t xml:space="preserve">(55)</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lactate can be generated in these environments during pyruvate metabolism </w:t>
      </w:r>
      <w:hyperlink r:id="rId52">
        <w:r w:rsidDel="00000000" w:rsidR="00000000" w:rsidRPr="00000000">
          <w:rPr>
            <w:rtl w:val="0"/>
          </w:rPr>
          <w:t xml:space="preserve">(56)</w:t>
        </w:r>
      </w:hyperlink>
      <w:r w:rsidDel="00000000" w:rsidR="00000000" w:rsidRPr="00000000">
        <w:rPr>
          <w:rFonts w:ascii="Times New Roman" w:cs="Times New Roman" w:eastAsia="Times New Roman" w:hAnsi="Times New Roman"/>
          <w:sz w:val="24"/>
          <w:szCs w:val="24"/>
          <w:rtl w:val="0"/>
        </w:rPr>
        <w:t xml:space="preserve">, so it is a plausible available sugar in this ecosystem. Measuring lactate in the metabolomics data at every site further supports the selection of this carbon source. Glycerol and acetate are other candidate carbon sources – supported by the above literature, our metabolomics data, and the requisite number of reactions to be gapfilled – and could be simulated, but would not change the consumption profiles of betaine and methylphosphonate.</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w:t>
      </w:r>
      <w:commentRangeStart w:id="23"/>
      <w:commentRangeStart w:id="24"/>
      <w:commentRangeStart w:id="25"/>
      <w:r w:rsidDel="00000000" w:rsidR="00000000" w:rsidRPr="00000000">
        <w:rPr>
          <w:rFonts w:ascii="Times New Roman" w:cs="Times New Roman" w:eastAsia="Times New Roman" w:hAnsi="Times New Roman"/>
          <w:sz w:val="24"/>
          <w:szCs w:val="24"/>
          <w:rtl w:val="0"/>
        </w:rPr>
        <w:t xml:space="preserve"> between the experimental and simulated methane emissions revealed explanatory power of the experimental measurements by the modeling results.  The modeling methane fluxes were converted into the experimental units </w:t>
      </w:r>
      <m:oMath>
        <m:f>
          <m:fPr>
            <m:ctrlPr>
              <w:rPr>
                <w:rFonts w:ascii="Times New Roman" w:cs="Times New Roman" w:eastAsia="Times New Roman" w:hAnsi="Times New Roman"/>
                <w:sz w:val="24"/>
                <w:szCs w:val="24"/>
              </w:rPr>
            </m:ctrlPr>
          </m:fPr>
          <m:num>
            <m:r>
              <w:rPr>
                <w:rFonts w:ascii="Courier New" w:cs="Courier New" w:eastAsia="Courier New" w:hAnsi="Courier New"/>
                <w:color w:val="6a9955"/>
                <w:sz w:val="18"/>
                <w:szCs w:val="18"/>
              </w:rPr>
              <m:t xml:space="preserve">umol</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*day</m:t>
            </m:r>
          </m:den>
        </m:f>
      </m:oMath>
      <w:r w:rsidDel="00000000" w:rsidR="00000000" w:rsidRPr="00000000">
        <w:rPr>
          <w:rFonts w:ascii="Times New Roman" w:cs="Times New Roman" w:eastAsia="Times New Roman" w:hAnsi="Times New Roman"/>
          <w:sz w:val="24"/>
          <w:szCs w:val="24"/>
          <w:rtl w:val="0"/>
        </w:rPr>
        <w:t xml:space="preserve"> through unit conversions</w:t>
      </w:r>
    </w:p>
    <w:p w:rsidR="00000000" w:rsidDel="00000000" w:rsidP="00000000" w:rsidRDefault="00000000" w:rsidRPr="00000000" w14:paraId="00000028">
      <w:pPr>
        <w:spacing w:line="480" w:lineRule="auto"/>
        <w:ind w:left="0" w:firstLine="0"/>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Courier New" w:cs="Courier New" w:eastAsia="Courier New" w:hAnsi="Courier New"/>
                <w:color w:val="6a9955"/>
                <w:sz w:val="18"/>
                <w:szCs w:val="18"/>
              </w:rPr>
              <m:t xml:space="preserve">mmol</m:t>
            </m:r>
          </m:num>
          <m:den>
            <m:r>
              <w:rPr>
                <w:rFonts w:ascii="Times New Roman" w:cs="Times New Roman" w:eastAsia="Times New Roman" w:hAnsi="Times New Roman"/>
                <w:sz w:val="24"/>
                <w:szCs w:val="24"/>
              </w:rPr>
              <m:t xml:space="preserve">hr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DW</m:t>
                </m:r>
              </m:sub>
            </m:sSub>
          </m:den>
        </m:f>
        <m:r>
          <w:rPr>
            <w:rFonts w:ascii="Times New Roman" w:cs="Times New Roman" w:eastAsia="Times New Roman" w:hAnsi="Times New Roman"/>
            <w:sz w:val="24"/>
            <w:szCs w:val="24"/>
          </w:rPr>
          <m:t xml:space="preserve">*</m:t>
        </m:r>
        <m:f>
          <m:fPr>
            <m:ctrlPr>
              <w:rPr>
                <w:rFonts w:ascii="Courier New" w:cs="Courier New" w:eastAsia="Courier New" w:hAnsi="Courier New"/>
                <w:color w:val="6a9955"/>
                <w:sz w:val="18"/>
                <w:szCs w:val="18"/>
              </w:rPr>
            </m:ctrlPr>
          </m:fPr>
          <m:num>
            <m:r>
              <w:rPr>
                <w:rFonts w:ascii="Times New Roman" w:cs="Times New Roman" w:eastAsia="Times New Roman" w:hAnsi="Times New Roman"/>
                <w:sz w:val="24"/>
                <w:szCs w:val="24"/>
              </w:rPr>
              <m:t xml:space="preserve">1</m:t>
            </m:r>
          </m:num>
          <m:den>
            <m:r>
              <w:rPr>
                <w:rFonts w:ascii="Courier New" w:cs="Courier New" w:eastAsia="Courier New" w:hAnsi="Courier New"/>
                <w:color w:val="6a9955"/>
                <w:sz w:val="18"/>
                <w:szCs w:val="18"/>
              </w:rPr>
              <m:t xml:space="preserve">are</m:t>
            </m:r>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a</m:t>
                </m:r>
              </m:e>
              <m:sub>
                <m:r>
                  <w:rPr>
                    <w:rFonts w:ascii="Courier New" w:cs="Courier New" w:eastAsia="Courier New" w:hAnsi="Courier New"/>
                    <w:color w:val="6a9955"/>
                    <w:sz w:val="18"/>
                    <w:szCs w:val="18"/>
                  </w:rPr>
                  <m:t xml:space="preserve">cs</m:t>
                </m:r>
              </m:sub>
            </m:sSub>
            <m:r>
              <w:rPr>
                <w:rFonts w:ascii="Courier New" w:cs="Courier New" w:eastAsia="Courier New" w:hAnsi="Courier New"/>
                <w:color w:val="6a9955"/>
                <w:sz w:val="18"/>
                <w:szCs w:val="18"/>
              </w:rPr>
              <m:t xml:space="preserve"> [</m:t>
            </m:r>
            <m:sSup>
              <m:sSupPr>
                <m:ctrlPr>
                  <w:rPr>
                    <w:rFonts w:ascii="Courier New" w:cs="Courier New" w:eastAsia="Courier New" w:hAnsi="Courier New"/>
                    <w:color w:val="6a9955"/>
                    <w:sz w:val="18"/>
                    <w:szCs w:val="18"/>
                  </w:rPr>
                </m:ctrlPr>
              </m:sSupPr>
              <m:e>
                <m:r>
                  <w:rPr>
                    <w:rFonts w:ascii="Courier New" w:cs="Courier New" w:eastAsia="Courier New" w:hAnsi="Courier New"/>
                    <w:color w:val="6a9955"/>
                    <w:sz w:val="18"/>
                    <w:szCs w:val="18"/>
                  </w:rPr>
                  <m:t xml:space="preserve">m</m:t>
                </m:r>
              </m:e>
              <m:sup>
                <m:r>
                  <w:rPr>
                    <w:rFonts w:ascii="Courier New" w:cs="Courier New" w:eastAsia="Courier New" w:hAnsi="Courier New"/>
                    <w:color w:val="6a9955"/>
                    <w:sz w:val="18"/>
                    <w:szCs w:val="18"/>
                  </w:rPr>
                  <m:t xml:space="preserve">2</m:t>
                </m:r>
              </m:sup>
            </m:sSup>
            <m:r>
              <w:rPr>
                <w:rFonts w:ascii="Courier New" w:cs="Courier New" w:eastAsia="Courier New" w:hAnsi="Courier New"/>
                <w:color w:val="6a9955"/>
                <w:sz w:val="18"/>
                <w:szCs w:val="18"/>
              </w:rPr>
              <m:t xml:space="preserve">]</m:t>
            </m:r>
          </m:den>
        </m:f>
        <m:r>
          <w:rPr>
            <w:rFonts w:ascii="Courier New" w:cs="Courier New" w:eastAsia="Courier New" w:hAnsi="Courier New"/>
            <w:color w:val="6a9955"/>
            <w:sz w:val="18"/>
            <w:szCs w:val="18"/>
          </w:rPr>
          <m:t xml:space="preserve"> * </m:t>
        </m:r>
        <m:f>
          <m:fPr>
            <m:ctrlPr>
              <w:rPr>
                <w:rFonts w:ascii="Courier New" w:cs="Courier New" w:eastAsia="Courier New" w:hAnsi="Courier New"/>
                <w:color w:val="6a9955"/>
                <w:sz w:val="18"/>
                <w:szCs w:val="18"/>
              </w:rPr>
            </m:ctrlPr>
          </m:fPr>
          <m:num>
            <m:r>
              <w:rPr>
                <w:rFonts w:ascii="Courier New" w:cs="Courier New" w:eastAsia="Courier New" w:hAnsi="Courier New"/>
                <w:color w:val="6a9955"/>
                <w:sz w:val="18"/>
                <w:szCs w:val="18"/>
              </w:rPr>
              <m:t xml:space="preserve">1000 umol</m:t>
            </m:r>
          </m:num>
          <m:den>
            <m:r>
              <w:rPr>
                <w:rFonts w:ascii="Courier New" w:cs="Courier New" w:eastAsia="Courier New" w:hAnsi="Courier New"/>
                <w:color w:val="6a9955"/>
                <w:sz w:val="18"/>
                <w:szCs w:val="18"/>
              </w:rPr>
              <m:t xml:space="preserve">1 mmol</m:t>
            </m:r>
          </m:den>
        </m:f>
        <m:r>
          <w:rPr>
            <w:rFonts w:ascii="Courier New" w:cs="Courier New" w:eastAsia="Courier New" w:hAnsi="Courier New"/>
            <w:color w:val="6a9955"/>
            <w:sz w:val="18"/>
            <w:szCs w:val="18"/>
          </w:rPr>
          <m:t xml:space="preserve"> * </m:t>
        </m:r>
        <m:f>
          <m:fPr>
            <m:ctrlPr>
              <w:rPr>
                <w:rFonts w:ascii="Courier New" w:cs="Courier New" w:eastAsia="Courier New" w:hAnsi="Courier New"/>
                <w:color w:val="6a9955"/>
                <w:sz w:val="18"/>
                <w:szCs w:val="18"/>
              </w:rPr>
            </m:ctrlPr>
          </m:fPr>
          <m:num>
            <m:r>
              <w:rPr>
                <w:rFonts w:ascii="Courier New" w:cs="Courier New" w:eastAsia="Courier New" w:hAnsi="Courier New"/>
                <w:color w:val="6a9955"/>
                <w:sz w:val="18"/>
                <w:szCs w:val="18"/>
              </w:rPr>
              <m:t xml:space="preserve">24 hr</m:t>
            </m:r>
          </m:num>
          <m:den>
            <m:r>
              <w:rPr>
                <w:rFonts w:ascii="Courier New" w:cs="Courier New" w:eastAsia="Courier New" w:hAnsi="Courier New"/>
                <w:color w:val="6a9955"/>
                <w:sz w:val="18"/>
                <w:szCs w:val="18"/>
              </w:rPr>
              <m:t xml:space="preserve">1 day</m:t>
            </m:r>
          </m:den>
        </m:f>
        <m:r>
          <w:rPr>
            <w:rFonts w:ascii="Courier New" w:cs="Courier New" w:eastAsia="Courier New" w:hAnsi="Courier New"/>
            <w:color w:val="6a9955"/>
            <w:sz w:val="18"/>
            <w:szCs w:val="18"/>
          </w:rPr>
          <m:t xml:space="preserve">*</m:t>
        </m:r>
        <m:f>
          <m:fPr>
            <m:ctrlPr>
              <w:rPr>
                <w:rFonts w:ascii="Courier New" w:cs="Courier New" w:eastAsia="Courier New" w:hAnsi="Courier New"/>
                <w:color w:val="6a9955"/>
                <w:sz w:val="18"/>
                <w:szCs w:val="18"/>
              </w:rPr>
            </m:ctrlPr>
          </m:fPr>
          <m:num>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DW</m:t>
                </m:r>
              </m:sub>
            </m:sSub>
          </m:num>
          <m:den>
            <m:r>
              <w:rPr>
                <w:rFonts w:ascii="Courier New" w:cs="Courier New" w:eastAsia="Courier New" w:hAnsi="Courier New"/>
                <w:color w:val="6a9955"/>
                <w:sz w:val="18"/>
                <w:szCs w:val="18"/>
              </w:rPr>
              <m:t xml:space="preserve">u</m:t>
            </m:r>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DNA</m:t>
                </m:r>
              </m:sub>
            </m:sSub>
          </m:den>
        </m:f>
        <m:r>
          <w:rPr>
            <w:rFonts w:ascii="Courier New" w:cs="Courier New" w:eastAsia="Courier New" w:hAnsi="Courier New"/>
            <w:color w:val="6a9955"/>
            <w:sz w:val="18"/>
            <w:szCs w:val="18"/>
          </w:rPr>
          <m:t xml:space="preserve">*</m:t>
        </m:r>
        <m:f>
          <m:fPr>
            <m:ctrlPr>
              <w:rPr>
                <w:rFonts w:ascii="Courier New" w:cs="Courier New" w:eastAsia="Courier New" w:hAnsi="Courier New"/>
                <w:color w:val="6a9955"/>
                <w:sz w:val="18"/>
                <w:szCs w:val="18"/>
              </w:rPr>
            </m:ctrlPr>
          </m:fPr>
          <m:num>
            <m:r>
              <w:rPr>
                <w:rFonts w:ascii="Courier New" w:cs="Courier New" w:eastAsia="Courier New" w:hAnsi="Courier New"/>
                <w:color w:val="6a9955"/>
                <w:sz w:val="18"/>
                <w:szCs w:val="18"/>
              </w:rPr>
              <m:t xml:space="preserve">u</m:t>
            </m:r>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DNA</m:t>
                </m:r>
              </m:sub>
            </m:sSub>
          </m:num>
          <m:den>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soil</m:t>
                </m:r>
              </m:sub>
            </m:sSub>
          </m:den>
        </m:f>
        <m:r>
          <w:rPr>
            <w:rFonts w:ascii="Courier New" w:cs="Courier New" w:eastAsia="Courier New" w:hAnsi="Courier New"/>
            <w:color w:val="6a9955"/>
            <w:sz w:val="18"/>
            <w:szCs w:val="18"/>
          </w:rPr>
          <m:t xml:space="preserve">*</m:t>
        </m:r>
        <m:f>
          <m:fPr>
            <m:ctrlPr>
              <w:rPr>
                <w:rFonts w:ascii="Courier New" w:cs="Courier New" w:eastAsia="Courier New" w:hAnsi="Courier New"/>
                <w:color w:val="6a9955"/>
                <w:sz w:val="18"/>
                <w:szCs w:val="18"/>
              </w:rPr>
            </m:ctrlPr>
          </m:fPr>
          <m:num>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soil</m:t>
                </m:r>
              </m:sub>
            </m:sSub>
          </m:num>
          <m:den>
            <m:r>
              <w:rPr>
                <w:rFonts w:ascii="Courier New" w:cs="Courier New" w:eastAsia="Courier New" w:hAnsi="Courier New"/>
                <w:color w:val="6a9955"/>
                <w:sz w:val="18"/>
                <w:szCs w:val="18"/>
              </w:rPr>
              <m:t xml:space="preserve">c</m:t>
            </m:r>
            <m:sSup>
              <m:sSupPr>
                <m:ctrlPr>
                  <w:rPr>
                    <w:rFonts w:ascii="Courier New" w:cs="Courier New" w:eastAsia="Courier New" w:hAnsi="Courier New"/>
                    <w:color w:val="6a9955"/>
                    <w:sz w:val="18"/>
                    <w:szCs w:val="18"/>
                  </w:rPr>
                </m:ctrlPr>
              </m:sSupPr>
              <m:e>
                <m:r>
                  <w:rPr>
                    <w:rFonts w:ascii="Courier New" w:cs="Courier New" w:eastAsia="Courier New" w:hAnsi="Courier New"/>
                    <w:color w:val="6a9955"/>
                    <w:sz w:val="18"/>
                    <w:szCs w:val="18"/>
                  </w:rPr>
                  <m:t xml:space="preserve">m</m:t>
                </m:r>
              </m:e>
              <m:sup>
                <m:r>
                  <w:rPr>
                    <w:rFonts w:ascii="Courier New" w:cs="Courier New" w:eastAsia="Courier New" w:hAnsi="Courier New"/>
                    <w:color w:val="6a9955"/>
                    <w:sz w:val="18"/>
                    <w:szCs w:val="18"/>
                  </w:rPr>
                  <m:t xml:space="preserve">3</m:t>
                </m:r>
              </m:sup>
            </m:sSup>
          </m:den>
        </m:f>
        <m:r>
          <w:rPr>
            <w:rFonts w:ascii="Courier New" w:cs="Courier New" w:eastAsia="Courier New" w:hAnsi="Courier New"/>
            <w:color w:val="6a9955"/>
            <w:sz w:val="18"/>
            <w:szCs w:val="18"/>
          </w:rPr>
          <m:t xml:space="preserve">*</m:t>
        </m:r>
        <m:f>
          <m:fPr>
            <m:ctrlPr>
              <w:rPr>
                <w:rFonts w:ascii="Courier New" w:cs="Courier New" w:eastAsia="Courier New" w:hAnsi="Courier New"/>
                <w:color w:val="6a9955"/>
                <w:sz w:val="18"/>
                <w:szCs w:val="18"/>
              </w:rPr>
            </m:ctrlPr>
          </m:fPr>
          <m:num>
            <m:r>
              <w:rPr>
                <w:rFonts w:ascii="Courier New" w:cs="Courier New" w:eastAsia="Courier New" w:hAnsi="Courier New"/>
                <w:color w:val="6a9955"/>
                <w:sz w:val="18"/>
                <w:szCs w:val="18"/>
              </w:rPr>
              <m:t xml:space="preserve">c</m:t>
            </m:r>
            <m:sSup>
              <m:sSupPr>
                <m:ctrlPr>
                  <w:rPr>
                    <w:rFonts w:ascii="Courier New" w:cs="Courier New" w:eastAsia="Courier New" w:hAnsi="Courier New"/>
                    <w:color w:val="6a9955"/>
                    <w:sz w:val="18"/>
                    <w:szCs w:val="18"/>
                  </w:rPr>
                </m:ctrlPr>
              </m:sSupPr>
              <m:e>
                <m:r>
                  <w:rPr>
                    <w:rFonts w:ascii="Courier New" w:cs="Courier New" w:eastAsia="Courier New" w:hAnsi="Courier New"/>
                    <w:color w:val="6a9955"/>
                    <w:sz w:val="18"/>
                    <w:szCs w:val="18"/>
                  </w:rPr>
                  <m:t xml:space="preserve">m</m:t>
                </m:r>
              </m:e>
              <m:sup>
                <m:r>
                  <w:rPr>
                    <w:rFonts w:ascii="Courier New" w:cs="Courier New" w:eastAsia="Courier New" w:hAnsi="Courier New"/>
                    <w:color w:val="6a9955"/>
                    <w:sz w:val="18"/>
                    <w:szCs w:val="18"/>
                  </w:rPr>
                  <m:t xml:space="preserve">3</m:t>
                </m:r>
              </m:sup>
            </m:sSup>
          </m:num>
          <m:den>
            <m:r>
              <w:rPr>
                <w:rFonts w:ascii="Courier New" w:cs="Courier New" w:eastAsia="Courier New" w:hAnsi="Courier New"/>
                <w:color w:val="6a9955"/>
                <w:sz w:val="18"/>
                <w:szCs w:val="18"/>
              </w:rPr>
              <m:t xml:space="preserve">container</m:t>
            </m:r>
          </m:den>
        </m:f>
      </m:oMath>
      <w:r w:rsidDel="00000000" w:rsidR="00000000" w:rsidRPr="00000000">
        <w:rPr>
          <w:rtl w:val="0"/>
        </w:rPr>
      </w:r>
    </w:p>
    <w:p w:rsidR="00000000" w:rsidDel="00000000" w:rsidP="00000000" w:rsidRDefault="00000000" w:rsidRPr="00000000" w14:paraId="0000002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direct comparison and consistent flux interpretation across the paper.  The soil density was estimated from </w:t>
      </w:r>
      <w:commentRangeStart w:id="26"/>
      <w:r w:rsidDel="00000000" w:rsidR="00000000" w:rsidRPr="00000000">
        <w:rPr>
          <w:rFonts w:ascii="Times New Roman" w:cs="Times New Roman" w:eastAsia="Times New Roman" w:hAnsi="Times New Roman"/>
          <w:sz w:val="24"/>
          <w:szCs w:val="24"/>
          <w:rtl w:val="0"/>
        </w:rPr>
        <w:t xml:space="preserve">other studies of this same region</w:t>
      </w:r>
      <w:commentRangeEnd w:id="26"/>
      <w:r w:rsidDel="00000000" w:rsidR="00000000" w:rsidRPr="00000000">
        <w:commentReference w:id="26"/>
      </w:r>
      <w:r w:rsidDel="00000000" w:rsidR="00000000" w:rsidRPr="00000000">
        <w:rPr>
          <w:rFonts w:ascii="Times New Roman" w:cs="Times New Roman" w:eastAsia="Times New Roman" w:hAnsi="Times New Roman"/>
          <w:sz w:val="24"/>
          <w:szCs w:val="24"/>
          <w:rtl w:val="0"/>
        </w:rPr>
        <w:t xml:space="preserve"> to be 0.7</w:t>
      </w:r>
      <m:oMath>
        <m:f>
          <m:fPr>
            <m:ctrlPr>
              <w:rPr>
                <w:rFonts w:ascii="Courier New" w:cs="Courier New" w:eastAsia="Courier New" w:hAnsi="Courier New"/>
                <w:color w:val="6a9955"/>
                <w:sz w:val="18"/>
                <w:szCs w:val="18"/>
              </w:rPr>
            </m:ctrlPr>
          </m:fPr>
          <m:num>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soil</m:t>
                </m:r>
              </m:sub>
            </m:sSub>
          </m:num>
          <m:den>
            <m:r>
              <w:rPr>
                <w:rFonts w:ascii="Courier New" w:cs="Courier New" w:eastAsia="Courier New" w:hAnsi="Courier New"/>
                <w:color w:val="6a9955"/>
                <w:sz w:val="18"/>
                <w:szCs w:val="18"/>
              </w:rPr>
              <m:t xml:space="preserve">c</m:t>
            </m:r>
            <m:sSup>
              <m:sSupPr>
                <m:ctrlPr>
                  <w:rPr>
                    <w:rFonts w:ascii="Courier New" w:cs="Courier New" w:eastAsia="Courier New" w:hAnsi="Courier New"/>
                    <w:color w:val="6a9955"/>
                    <w:sz w:val="18"/>
                    <w:szCs w:val="18"/>
                  </w:rPr>
                </m:ctrlPr>
              </m:sSupPr>
              <m:e>
                <m:r>
                  <w:rPr>
                    <w:rFonts w:ascii="Courier New" w:cs="Courier New" w:eastAsia="Courier New" w:hAnsi="Courier New"/>
                    <w:color w:val="6a9955"/>
                    <w:sz w:val="18"/>
                    <w:szCs w:val="18"/>
                  </w:rPr>
                  <m:t xml:space="preserve">m</m:t>
                </m:r>
              </m:e>
              <m:sup>
                <m:r>
                  <w:rPr>
                    <w:rFonts w:ascii="Courier New" w:cs="Courier New" w:eastAsia="Courier New" w:hAnsi="Courier New"/>
                    <w:color w:val="6a9955"/>
                    <w:sz w:val="18"/>
                    <w:szCs w:val="18"/>
                  </w:rPr>
                  <m:t xml:space="preserve">3</m:t>
                </m:r>
              </m:sup>
            </m:sSup>
          </m:den>
        </m:f>
      </m:oMath>
      <w:r w:rsidDel="00000000" w:rsidR="00000000" w:rsidRPr="00000000">
        <w:rPr>
          <w:rFonts w:ascii="Times New Roman" w:cs="Times New Roman" w:eastAsia="Times New Roman" w:hAnsi="Times New Roman"/>
          <w:sz w:val="24"/>
          <w:szCs w:val="24"/>
          <w:rtl w:val="0"/>
        </w:rPr>
        <w:t xml:space="preserve">. The values were further normalized by</w:t>
      </w:r>
      <w:commentRangeStart w:id="27"/>
      <w:r w:rsidDel="00000000" w:rsidR="00000000" w:rsidRPr="00000000">
        <w:rPr>
          <w:rFonts w:ascii="Times New Roman" w:cs="Times New Roman" w:eastAsia="Times New Roman" w:hAnsi="Times New Roman"/>
          <w:sz w:val="24"/>
          <w:szCs w:val="24"/>
          <w:rtl w:val="0"/>
        </w:rPr>
        <w:t xml:space="preserve"> DNA measurements t</w:t>
      </w:r>
      <w:commentRangeEnd w:id="27"/>
      <w:r w:rsidDel="00000000" w:rsidR="00000000" w:rsidRPr="00000000">
        <w:commentReference w:id="27"/>
      </w:r>
      <w:r w:rsidDel="00000000" w:rsidR="00000000" w:rsidRPr="00000000">
        <w:rPr>
          <w:rFonts w:ascii="Times New Roman" w:cs="Times New Roman" w:eastAsia="Times New Roman" w:hAnsi="Times New Roman"/>
          <w:sz w:val="24"/>
          <w:szCs w:val="24"/>
          <w:rtl w:val="0"/>
        </w:rPr>
        <w:t xml:space="preserve">o control for variability in biomass density among the samples.   </w:t>
      </w:r>
      <w:commentRangeStart w:id="28"/>
      <w:r w:rsidDel="00000000" w:rsidR="00000000" w:rsidRPr="00000000">
        <w:rPr>
          <w:rFonts w:ascii="Times New Roman" w:cs="Times New Roman" w:eastAsia="Times New Roman" w:hAnsi="Times New Roman"/>
          <w:sz w:val="24"/>
          <w:szCs w:val="24"/>
          <w:rtl w:val="0"/>
        </w:rPr>
        <w:t xml:space="preserve">Pearson</w:t>
      </w:r>
      <w:commentRangeEnd w:id="28"/>
      <w:r w:rsidDel="00000000" w:rsidR="00000000" w:rsidRPr="00000000">
        <w:commentReference w:id="28"/>
      </w:r>
      <w:r w:rsidDel="00000000" w:rsidR="00000000" w:rsidRPr="00000000">
        <w:rPr>
          <w:rFonts w:ascii="Times New Roman" w:cs="Times New Roman" w:eastAsia="Times New Roman" w:hAnsi="Times New Roman"/>
          <w:sz w:val="24"/>
          <w:szCs w:val="24"/>
          <w:rtl w:val="0"/>
        </w:rPr>
        <w:t xml:space="preserve"> coefficients were calculated between these two sets of methane concentrations, and linear equations of the line-of-best-fit from these correlations were reported.</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A">
      <w:pPr>
        <w:pStyle w:val="Heading3"/>
        <w:spacing w:line="480" w:lineRule="auto"/>
        <w:rPr>
          <w:rFonts w:ascii="Times New Roman" w:cs="Times New Roman" w:eastAsia="Times New Roman" w:hAnsi="Times New Roman"/>
          <w:i w:val="1"/>
          <w:iCs w:val="1"/>
          <w:color w:val="000000"/>
          <w:sz w:val="24"/>
          <w:szCs w:val="24"/>
        </w:rPr>
      </w:pPr>
      <w:bookmarkStart w:colFirst="0" w:colLast="0" w:name="_fcfkh9d9yu69" w:id="8"/>
      <w:bookmarkEnd w:id="8"/>
      <w:r w:rsidDel="00000000" w:rsidR="00000000" w:rsidRPr="00000000">
        <w:rPr>
          <w:rFonts w:ascii="Times New Roman" w:cs="Times New Roman" w:eastAsia="Times New Roman" w:hAnsi="Times New Roman"/>
          <w:i w:val="1"/>
          <w:iCs w:val="1"/>
          <w:color w:val="000000"/>
          <w:sz w:val="24"/>
          <w:szCs w:val="24"/>
          <w:rtl w:val="0"/>
        </w:rPr>
        <w:t xml:space="preserve">Substrate </w:t>
      </w:r>
      <w:r w:rsidDel="00000000" w:rsidR="00000000" w:rsidRPr="00000000">
        <w:rPr>
          <w:rFonts w:ascii="Times New Roman" w:cs="Times New Roman" w:eastAsia="Times New Roman" w:hAnsi="Times New Roman"/>
          <w:i w:val="1"/>
          <w:iCs w:val="1"/>
          <w:color w:val="000000"/>
          <w:sz w:val="24"/>
          <w:szCs w:val="24"/>
          <w:rtl w:val="0"/>
        </w:rPr>
        <w:t xml:space="preserve">additions</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Sediment for a substrate addition experiment was collected from Pond R2 on October 8th, 2021. The salinity of the pond water at the time of sampling as measured with a YSI probe was 8.5% (85 ppt).</w:t>
      </w:r>
      <w:r w:rsidDel="00000000" w:rsidR="00000000" w:rsidRPr="00000000">
        <w:rPr>
          <w:rFonts w:ascii="Times New Roman" w:cs="Times New Roman" w:eastAsia="Times New Roman" w:hAnsi="Times New Roman"/>
          <w:sz w:val="24"/>
          <w:szCs w:val="24"/>
          <w:rtl w:val="0"/>
        </w:rPr>
        <w:t xml:space="preserve"> Sediment was collected by drilling through ~30 cm of solid salt crystals, which were covered with ~20 cm water</w:t>
      </w:r>
      <w:r w:rsidDel="00000000" w:rsidR="00000000" w:rsidRPr="00000000">
        <w:rPr>
          <w:rFonts w:ascii="Times New Roman" w:cs="Times New Roman" w:eastAsia="Times New Roman" w:hAnsi="Times New Roman"/>
          <w:sz w:val="24"/>
          <w:szCs w:val="24"/>
          <w:rtl w:val="0"/>
        </w:rPr>
        <w:t xml:space="preserve"> (Figure S1), and passively filling sterile Falcon containers with sediment and water, and transferring the slurry to sterile glass bottles. 10 mL of substrate and 10 mL of sediment slurry were added to sterile 75 mL glass bottles. </w:t>
      </w:r>
      <w:r w:rsidDel="00000000" w:rsidR="00000000" w:rsidRPr="00000000">
        <w:rPr>
          <w:rFonts w:ascii="Times New Roman" w:cs="Times New Roman" w:eastAsia="Times New Roman" w:hAnsi="Times New Roman"/>
          <w:sz w:val="24"/>
          <w:szCs w:val="24"/>
          <w:rtl w:val="0"/>
        </w:rPr>
        <w:t xml:space="preserve">The following substrates and concentrations were added for the anaerobic substrate addition, with three replicates each: sterile deionized water control, 100 mM sodium acetate, 100 mM sodium formate, 100 mM betaine, 10 mM dimethylsulfide, 100 mM trimethylamine, 100 mM dimethylamine, 100 mM methylamine, 100 mM methanol. The following substrates and concentrations were used for the aerobic substrate addition, with three replicates each: sterile water control, 100 µM dimethyl methylphosphonate, 100 µM methylphosphonic acid. </w:t>
      </w:r>
      <w:r w:rsidDel="00000000" w:rsidR="00000000" w:rsidRPr="00000000">
        <w:rPr>
          <w:rFonts w:ascii="Times New Roman" w:cs="Times New Roman" w:eastAsia="Times New Roman" w:hAnsi="Times New Roman"/>
          <w:sz w:val="24"/>
          <w:szCs w:val="24"/>
          <w:rtl w:val="0"/>
        </w:rPr>
        <w:t xml:space="preserve">In both experiments, since </w:t>
      </w:r>
      <w:r w:rsidDel="00000000" w:rsidR="00000000" w:rsidRPr="00000000">
        <w:rPr>
          <w:rFonts w:ascii="Times New Roman" w:cs="Times New Roman" w:eastAsia="Times New Roman" w:hAnsi="Times New Roman"/>
          <w:sz w:val="24"/>
          <w:szCs w:val="24"/>
          <w:rtl w:val="0"/>
        </w:rPr>
        <w:t xml:space="preserve">10 mL</w:t>
      </w:r>
      <w:r w:rsidDel="00000000" w:rsidR="00000000" w:rsidRPr="00000000">
        <w:rPr>
          <w:rFonts w:ascii="Times New Roman" w:cs="Times New Roman" w:eastAsia="Times New Roman" w:hAnsi="Times New Roman"/>
          <w:sz w:val="24"/>
          <w:szCs w:val="24"/>
          <w:rtl w:val="0"/>
        </w:rPr>
        <w:t xml:space="preserve"> of these substrates were added to and diluted by 10 mL sediment slurry, the actual concentrations in the bottles were nearly halved, depending on the natural concentrations of the compounds in the slurry. </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subset of sediment slurry was left to sit at room temperature with aerobic atmospheric conditions, while another subset was left to sit uncapped in a Type B vinyl anaerobic chamber (Coy Laboratory Products Inc., Grass Lake, MI, USA) outfitted with two palladium chloride oxygen scrubbers and filled with a mix of 90%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5%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and 5%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gas (Alliance Gas Products, Oakland, CA, USA). Actual concentrations of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ranged from 2.5 - 3.5% through the course of the experiment; O</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was undetectable on the Coy Anaerobic Monitor 12 (CAM-12)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chamber. Glass bottles containing substrates were also left uncapped in the anaerobic chamber at this point. After 20 h of equilibration and oxygen scavenging, 10 mL of sediment slurry was added to the glass bottles, which were then capped with butyl rubber stoppers and crimped with aluminum seals. At this point, aerobic sediment slurry was also added to the aerobic substrate bottles, which were then capped with butyl rubber stoppers and crimped with aluminum seals. 15 mL headspace gas was sampled immediately after crimping and every other day for 14 days and injected into evacuated 12 mL Exetainer vials (Labco, Exeter, UK) for overpressurized storage </w:t>
      </w:r>
      <w:hyperlink r:id="rId53">
        <w:r w:rsidDel="00000000" w:rsidR="00000000" w:rsidRPr="00000000">
          <w:rPr>
            <w:rtl w:val="0"/>
          </w:rPr>
          <w:t xml:space="preserve">(57)</w:t>
        </w:r>
      </w:hyperlink>
      <w:r w:rsidDel="00000000" w:rsidR="00000000" w:rsidRPr="00000000">
        <w:rPr>
          <w:rFonts w:ascii="Times New Roman" w:cs="Times New Roman" w:eastAsia="Times New Roman" w:hAnsi="Times New Roman"/>
          <w:sz w:val="24"/>
          <w:szCs w:val="24"/>
          <w:rtl w:val="0"/>
        </w:rPr>
        <w:t xml:space="preserve">; after each gas extraction, 15 mL of anaerobic chamber air (anaerobic experiment) or atmospheric laboratory air (aerobic experiment) was injected back into the bottles to maintain pressure.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and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were quantified on a SRI GC 8610-V gas chromatograph (SRI Instruments, Torrance, CA, USA) equipped with an AS-210 autosampler and a thermal conductivity detector, electron capture detector, and flame ionization detector at the Yale Analytical and Stable Isotope Center. Lab air blanks were run in between each sample to minimize potential carryover. Gas production over time was calculated by taking into account the measured concentrations, the headspace volume, the amount of gas extracted for the measurement, and the amount of ambient (aerobic laboratory air or anaerobic chamber air) air added into the bottles.</w:t>
      </w:r>
    </w:p>
    <w:p w:rsidR="00000000" w:rsidDel="00000000" w:rsidP="00000000" w:rsidRDefault="00000000" w:rsidRPr="00000000" w14:paraId="0000002D">
      <w:pPr>
        <w:pStyle w:val="Heading3"/>
        <w:spacing w:line="480" w:lineRule="auto"/>
        <w:rPr>
          <w:rFonts w:ascii="Times New Roman" w:cs="Times New Roman" w:eastAsia="Times New Roman" w:hAnsi="Times New Roman"/>
          <w:i w:val="1"/>
          <w:iCs w:val="1"/>
          <w:color w:val="000000"/>
          <w:sz w:val="24"/>
          <w:szCs w:val="24"/>
        </w:rPr>
      </w:pPr>
      <w:bookmarkStart w:colFirst="0" w:colLast="0" w:name="_t74wpk86a9gp" w:id="9"/>
      <w:bookmarkEnd w:id="9"/>
      <w:r w:rsidDel="00000000" w:rsidR="00000000" w:rsidRPr="00000000">
        <w:rPr>
          <w:rFonts w:ascii="Times New Roman" w:cs="Times New Roman" w:eastAsia="Times New Roman" w:hAnsi="Times New Roman"/>
          <w:i w:val="1"/>
          <w:iCs w:val="1"/>
          <w:color w:val="000000"/>
          <w:sz w:val="24"/>
          <w:szCs w:val="24"/>
          <w:rtl w:val="0"/>
        </w:rPr>
        <w:t xml:space="preserve">Culturing</w:t>
      </w:r>
      <w:r w:rsidDel="00000000" w:rsidR="00000000" w:rsidRPr="00000000">
        <w:rPr>
          <w:rtl w:val="0"/>
        </w:rPr>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on the amplicon and metagenomic microbial analyses, efforts were made to isolate anaerobic methanogenic archaea and aerobic methane-producing bacteria based on previous work </w:t>
      </w:r>
      <w:hyperlink r:id="rId54">
        <w:r w:rsidDel="00000000" w:rsidR="00000000" w:rsidRPr="00000000">
          <w:rPr>
            <w:rtl w:val="0"/>
          </w:rPr>
          <w:t xml:space="preserve">(44, 58)</w:t>
        </w:r>
      </w:hyperlink>
      <w:r w:rsidDel="00000000" w:rsidR="00000000" w:rsidRPr="00000000">
        <w:rPr>
          <w:rFonts w:ascii="Times New Roman" w:cs="Times New Roman" w:eastAsia="Times New Roman" w:hAnsi="Times New Roman"/>
          <w:sz w:val="24"/>
          <w:szCs w:val="24"/>
          <w:rtl w:val="0"/>
        </w:rPr>
        <w:t xml:space="preserve">. The substrate incubations were used to start enrichment cultures. Following the experiment, 1 mL of sediment slurry was transferred to septum bottles containing MM/W medium </w:t>
      </w:r>
      <w:hyperlink r:id="rId55">
        <w:r w:rsidDel="00000000" w:rsidR="00000000" w:rsidRPr="00000000">
          <w:rPr>
            <w:rtl w:val="0"/>
          </w:rPr>
          <w:t xml:space="preserve">(59–61)</w:t>
        </w:r>
      </w:hyperlink>
      <w:r w:rsidDel="00000000" w:rsidR="00000000" w:rsidRPr="00000000">
        <w:rPr>
          <w:rFonts w:ascii="Times New Roman" w:cs="Times New Roman" w:eastAsia="Times New Roman" w:hAnsi="Times New Roman"/>
          <w:sz w:val="24"/>
          <w:szCs w:val="24"/>
          <w:rtl w:val="0"/>
        </w:rPr>
        <w:t xml:space="preserve"> and the same concentration of each substrate as the experiment. Following one month of enrichment, 1 mL were transferred to MM/W medium agar plates in the anaerobic chamber described above. Colonies showed growth after 1 month and individual isolated colonies were replated. For aerobic culturing, sediment slurry from aerobic microcosm was streaked onto plates with Difco Marine Agar 2216 with salt concentration augmented to 10% (henceforth “hypersaline marine agar”). Colonies showed growth after 1 week and individual isolated colonies were replated. Serially diluted slurries of sediments from unrestored salterns R1 and R2 were also streaked on marine agar without any enrichment.</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isolates, we amplified the full length 16S rRNA gene with the 27F/1492R primers for bacteria, partial length 16S rRNA gene with the 519F/915R primers for archaea, and partial </w:t>
      </w:r>
      <w:r w:rsidDel="00000000" w:rsidR="00000000" w:rsidRPr="00000000">
        <w:rPr>
          <w:rFonts w:ascii="Times New Roman" w:cs="Times New Roman" w:eastAsia="Times New Roman" w:hAnsi="Times New Roman"/>
          <w:i w:val="1"/>
          <w:iCs w:val="1"/>
          <w:sz w:val="24"/>
          <w:szCs w:val="24"/>
          <w:rtl w:val="0"/>
        </w:rPr>
        <w:t xml:space="preserve">mcrA</w:t>
      </w:r>
      <w:r w:rsidDel="00000000" w:rsidR="00000000" w:rsidRPr="00000000">
        <w:rPr>
          <w:rFonts w:ascii="Times New Roman" w:cs="Times New Roman" w:eastAsia="Times New Roman" w:hAnsi="Times New Roman"/>
          <w:sz w:val="24"/>
          <w:szCs w:val="24"/>
          <w:rtl w:val="0"/>
        </w:rPr>
        <w:t xml:space="preserve"> gene with the mlas-mod-F/mcrA-rev-R primers for methanogens </w:t>
      </w:r>
      <w:hyperlink r:id="rId56">
        <w:r w:rsidDel="00000000" w:rsidR="00000000" w:rsidRPr="00000000">
          <w:rPr>
            <w:rtl w:val="0"/>
          </w:rPr>
          <w:t xml:space="preserve">(62)</w:t>
        </w:r>
      </w:hyperlink>
      <w:r w:rsidDel="00000000" w:rsidR="00000000" w:rsidRPr="00000000">
        <w:rPr>
          <w:rFonts w:ascii="Times New Roman" w:cs="Times New Roman" w:eastAsia="Times New Roman" w:hAnsi="Times New Roman"/>
          <w:sz w:val="24"/>
          <w:szCs w:val="24"/>
          <w:rtl w:val="0"/>
        </w:rPr>
        <w:t xml:space="preserve">. PCR reactions were created with </w:t>
      </w:r>
      <w:r w:rsidDel="00000000" w:rsidR="00000000" w:rsidRPr="00000000">
        <w:rPr>
          <w:rFonts w:ascii="Times New Roman" w:cs="Times New Roman" w:eastAsia="Times New Roman" w:hAnsi="Times New Roman"/>
          <w:sz w:val="24"/>
          <w:szCs w:val="24"/>
          <w:rtl w:val="0"/>
        </w:rPr>
        <w:t xml:space="preserve">10 µL DreamTaq Green PCR Master Mix (</w:t>
      </w:r>
      <w:r w:rsidDel="00000000" w:rsidR="00000000" w:rsidRPr="00000000">
        <w:rPr>
          <w:rFonts w:ascii="Times New Roman" w:cs="Times New Roman" w:eastAsia="Times New Roman" w:hAnsi="Times New Roman"/>
          <w:sz w:val="24"/>
          <w:szCs w:val="24"/>
          <w:rtl w:val="0"/>
        </w:rPr>
        <w:t xml:space="preserve">Thermo Fisher), 1 µL forward primer (10 µM), 1 µL reverse primer (10 µM), 8 µL autoclaved water, and 1 µL of genomic DNA. PCR was performed with the following conditions: 95˚C for 3 min, 29 cycles of 95˚C for 30 seconds, 55˚C for 30 seconds, and 72˚C for 2 minutes, followed by a final step of 72˚C for 5 minutes. Sanger sequencing was performed at the </w:t>
      </w:r>
      <w:r w:rsidDel="00000000" w:rsidR="00000000" w:rsidRPr="00000000">
        <w:rPr>
          <w:rFonts w:ascii="Times New Roman" w:cs="Times New Roman" w:eastAsia="Times New Roman" w:hAnsi="Times New Roman"/>
          <w:sz w:val="24"/>
          <w:szCs w:val="24"/>
          <w:rtl w:val="0"/>
        </w:rPr>
        <w:t xml:space="preserve">University of California Berkeley sequencing core facility</w:t>
      </w:r>
      <w:r w:rsidDel="00000000" w:rsidR="00000000" w:rsidRPr="00000000">
        <w:rPr>
          <w:rFonts w:ascii="Times New Roman" w:cs="Times New Roman" w:eastAsia="Times New Roman" w:hAnsi="Times New Roman"/>
          <w:sz w:val="24"/>
          <w:szCs w:val="24"/>
          <w:rtl w:val="0"/>
        </w:rPr>
        <w:t xml:space="preserve">. Geneious Prime </w:t>
      </w:r>
      <w:hyperlink r:id="rId57">
        <w:r w:rsidDel="00000000" w:rsidR="00000000" w:rsidRPr="00000000">
          <w:rPr>
            <w:rtl w:val="0"/>
          </w:rPr>
          <w:t xml:space="preserve">(63)</w:t>
        </w:r>
      </w:hyperlink>
      <w:r w:rsidDel="00000000" w:rsidR="00000000" w:rsidRPr="00000000">
        <w:rPr>
          <w:rFonts w:ascii="Times New Roman" w:cs="Times New Roman" w:eastAsia="Times New Roman" w:hAnsi="Times New Roman"/>
          <w:sz w:val="24"/>
          <w:szCs w:val="24"/>
          <w:rtl w:val="0"/>
        </w:rPr>
        <w:t xml:space="preserve"> was used to trim and merge reads and BLAST consensus sequences to identify closest matches in the NCBI databases. Full length 16S sequences for the isolates are available on NCBI GenBank via accessions OP902298-OP902308. </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identification of two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isolates, those isolates were sent for full genome sequencing with an Illumina NovaSeq 6000 and paired-end 150 bp chemistry (Novogene Co, Beijing, China). Reads were quality assessed with FastQC v0.11.09 </w:t>
      </w:r>
      <w:hyperlink r:id="rId58">
        <w:r w:rsidDel="00000000" w:rsidR="00000000" w:rsidRPr="00000000">
          <w:rPr>
            <w:rtl w:val="0"/>
          </w:rPr>
          <w:t xml:space="preserve">(64)</w:t>
        </w:r>
      </w:hyperlink>
      <w:r w:rsidDel="00000000" w:rsidR="00000000" w:rsidRPr="00000000">
        <w:rPr>
          <w:rFonts w:ascii="Times New Roman" w:cs="Times New Roman" w:eastAsia="Times New Roman" w:hAnsi="Times New Roman"/>
          <w:sz w:val="24"/>
          <w:szCs w:val="24"/>
          <w:rtl w:val="0"/>
        </w:rPr>
        <w:t xml:space="preserve">, quality filtered with BBTools v38.22, low-complexity filtered with PRINSEQ v0.20.4 </w:t>
      </w:r>
      <w:hyperlink r:id="rId59">
        <w:r w:rsidDel="00000000" w:rsidR="00000000" w:rsidRPr="00000000">
          <w:rPr>
            <w:rtl w:val="0"/>
          </w:rPr>
          <w:t xml:space="preserve">(65)</w:t>
        </w:r>
      </w:hyperlink>
      <w:r w:rsidDel="00000000" w:rsidR="00000000" w:rsidRPr="00000000">
        <w:rPr>
          <w:rFonts w:ascii="Times New Roman" w:cs="Times New Roman" w:eastAsia="Times New Roman" w:hAnsi="Times New Roman"/>
          <w:sz w:val="24"/>
          <w:szCs w:val="24"/>
          <w:rtl w:val="0"/>
        </w:rPr>
        <w:t xml:space="preserve">, assembled with SPAdes v3.15.3 </w:t>
      </w:r>
      <w:hyperlink r:id="rId60">
        <w:r w:rsidDel="00000000" w:rsidR="00000000" w:rsidRPr="00000000">
          <w:rPr>
            <w:rtl w:val="0"/>
          </w:rPr>
          <w:t xml:space="preserve">(66)</w:t>
        </w:r>
      </w:hyperlink>
      <w:r w:rsidDel="00000000" w:rsidR="00000000" w:rsidRPr="00000000">
        <w:rPr>
          <w:rFonts w:ascii="Times New Roman" w:cs="Times New Roman" w:eastAsia="Times New Roman" w:hAnsi="Times New Roman"/>
          <w:sz w:val="24"/>
          <w:szCs w:val="24"/>
          <w:rtl w:val="0"/>
        </w:rPr>
        <w:t xml:space="preserve">; assemblies were </w:t>
      </w:r>
      <w:r w:rsidDel="00000000" w:rsidR="00000000" w:rsidRPr="00000000">
        <w:rPr>
          <w:rFonts w:ascii="Times New Roman" w:cs="Times New Roman" w:eastAsia="Times New Roman" w:hAnsi="Times New Roman"/>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quality assessed with CheckM v1.0.18 </w:t>
      </w:r>
      <w:hyperlink r:id="rId61">
        <w:r w:rsidDel="00000000" w:rsidR="00000000" w:rsidRPr="00000000">
          <w:rPr>
            <w:rtl w:val="0"/>
          </w:rPr>
          <w:t xml:space="preserve">(67)</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annotated with RAST v1.073 </w:t>
      </w:r>
      <w:hyperlink r:id="rId62">
        <w:r w:rsidDel="00000000" w:rsidR="00000000" w:rsidRPr="00000000">
          <w:rPr>
            <w:rFonts w:ascii="Times New Roman" w:cs="Times New Roman" w:eastAsia="Times New Roman" w:hAnsi="Times New Roman"/>
            <w:sz w:val="24"/>
            <w:szCs w:val="24"/>
            <w:rtl w:val="0"/>
          </w:rPr>
          <w:t xml:space="preserve">(53)</w:t>
        </w:r>
      </w:hyperlink>
      <w:r w:rsidDel="00000000" w:rsidR="00000000" w:rsidRPr="00000000">
        <w:rPr>
          <w:rFonts w:ascii="Times New Roman" w:cs="Times New Roman" w:eastAsia="Times New Roman" w:hAnsi="Times New Roman"/>
          <w:sz w:val="24"/>
          <w:szCs w:val="24"/>
          <w:rtl w:val="0"/>
        </w:rPr>
        <w:t xml:space="preserve">, and classified taxonomically with GTDB-Tk v1.7.0 </w:t>
      </w:r>
      <w:hyperlink r:id="rId63">
        <w:r w:rsidDel="00000000" w:rsidR="00000000" w:rsidRPr="00000000">
          <w:rPr>
            <w:rtl w:val="0"/>
          </w:rPr>
          <w:t xml:space="preserve">(68)</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all of which was implemented in KBase </w:t>
      </w:r>
      <w:hyperlink r:id="rId64">
        <w:r w:rsidDel="00000000" w:rsidR="00000000" w:rsidRPr="00000000">
          <w:rPr>
            <w:rFonts w:ascii="Times New Roman" w:cs="Times New Roman" w:eastAsia="Times New Roman" w:hAnsi="Times New Roman"/>
            <w:sz w:val="24"/>
            <w:szCs w:val="24"/>
            <w:rtl w:val="0"/>
          </w:rPr>
          <w:t xml:space="preserve">(51)</w:t>
        </w:r>
      </w:hyperlink>
      <w:r w:rsidDel="00000000" w:rsidR="00000000" w:rsidRPr="00000000">
        <w:rPr>
          <w:rFonts w:ascii="Times New Roman" w:cs="Times New Roman" w:eastAsia="Times New Roman" w:hAnsi="Times New Roman"/>
          <w:sz w:val="24"/>
          <w:szCs w:val="24"/>
          <w:rtl w:val="0"/>
        </w:rPr>
        <w:t xml:space="preserve"> and is publicly accessible with narrative ID 139158. Furthermore, the isolates were inserted into a phylogenetic tree with 50 closely related reference genomes using 49 single marker clusters of orthologous genes (COGs) in KBase. Genomes were also annotated with KEGG orthology with BLASTkoala </w:t>
      </w:r>
      <w:hyperlink r:id="rId65">
        <w:r w:rsidDel="00000000" w:rsidR="00000000" w:rsidRPr="00000000">
          <w:rPr>
            <w:rtl w:val="0"/>
          </w:rPr>
          <w:t xml:space="preserve">(69)</w:t>
        </w:r>
      </w:hyperlink>
      <w:r w:rsidDel="00000000" w:rsidR="00000000" w:rsidRPr="00000000">
        <w:rPr>
          <w:rFonts w:ascii="Times New Roman" w:cs="Times New Roman" w:eastAsia="Times New Roman" w:hAnsi="Times New Roman"/>
          <w:sz w:val="24"/>
          <w:szCs w:val="24"/>
          <w:rtl w:val="0"/>
        </w:rPr>
        <w:t xml:space="preserve">. Whole genome sequences for the two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isolates are available on NCBI GenBank via accession PRJNA992430.</w:t>
      </w:r>
      <w:r w:rsidDel="00000000" w:rsidR="00000000" w:rsidRPr="00000000">
        <w:rPr>
          <w:rtl w:val="0"/>
        </w:rPr>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isolates were subsequently tested for capacity to produce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from methylphosphonate (MPn). Isolates were grown in sealed 75 mL bottles for 48 h at 28˚C and 200 rpm in 10 mL of one of three different media: marine broth 2216 (Difco Laboratories Inc., Detroit, MI, USA), marine broth with MPn instead of phosphate, and marine broth with no inorganic phosphate. Headspace gas samples (15 mL) were taken at the initial and final timepoints and injected into 12 mL evacuated vials (Labco, UK). Headspace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and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were quantified on a gas chromatography at the Yale Stable Isotope Center as described above.</w:t>
      </w:r>
      <w:r w:rsidDel="00000000" w:rsidR="00000000" w:rsidRPr="00000000">
        <w:rPr>
          <w:rFonts w:ascii="Times New Roman" w:cs="Times New Roman" w:eastAsia="Times New Roman" w:hAnsi="Times New Roman"/>
          <w:sz w:val="24"/>
          <w:szCs w:val="24"/>
          <w:rtl w:val="0"/>
        </w:rPr>
        <w:t xml:space="preserve"> Growth was determined by measuring optical density at 600 nm (OD</w:t>
      </w:r>
      <w:r w:rsidDel="00000000" w:rsidR="00000000" w:rsidRPr="00000000">
        <w:rPr>
          <w:rFonts w:ascii="Times New Roman" w:cs="Times New Roman" w:eastAsia="Times New Roman" w:hAnsi="Times New Roman"/>
          <w:sz w:val="24"/>
          <w:szCs w:val="24"/>
          <w:vertAlign w:val="subscript"/>
          <w:rtl w:val="0"/>
        </w:rPr>
        <w:t xml:space="preserve">600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pStyle w:val="Heading3"/>
        <w:spacing w:line="480" w:lineRule="auto"/>
        <w:rPr>
          <w:rFonts w:ascii="Times New Roman" w:cs="Times New Roman" w:eastAsia="Times New Roman" w:hAnsi="Times New Roman"/>
          <w:i w:val="1"/>
          <w:iCs w:val="1"/>
          <w:color w:val="000000"/>
          <w:sz w:val="24"/>
          <w:szCs w:val="24"/>
        </w:rPr>
      </w:pPr>
      <w:bookmarkStart w:colFirst="0" w:colLast="0" w:name="_mzfkbxenv9uc" w:id="10"/>
      <w:bookmarkEnd w:id="10"/>
      <w:commentRangeStart w:id="29"/>
      <w:r w:rsidDel="00000000" w:rsidR="00000000" w:rsidRPr="00000000">
        <w:rPr>
          <w:rFonts w:ascii="Times New Roman" w:cs="Times New Roman" w:eastAsia="Times New Roman" w:hAnsi="Times New Roman"/>
          <w:i w:val="1"/>
          <w:iCs w:val="1"/>
          <w:color w:val="000000"/>
          <w:sz w:val="24"/>
          <w:szCs w:val="24"/>
          <w:rtl w:val="0"/>
        </w:rPr>
        <w:t xml:space="preserve">Analyses</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3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Differences in gene abundances among the three habitat types were tested with Kruskal-Wallis tests. </w:t>
      </w:r>
      <w:r w:rsidDel="00000000" w:rsidR="00000000" w:rsidRPr="00000000">
        <w:rPr>
          <w:rFonts w:ascii="Times New Roman" w:cs="Times New Roman" w:eastAsia="Times New Roman" w:hAnsi="Times New Roman"/>
          <w:sz w:val="24"/>
          <w:szCs w:val="24"/>
          <w:rtl w:val="0"/>
        </w:rPr>
        <w:t xml:space="preserve">Metabolomic data were analyzed using a combination of R </w:t>
      </w:r>
      <w:hyperlink r:id="rId66">
        <w:r w:rsidDel="00000000" w:rsidR="00000000" w:rsidRPr="00000000">
          <w:rPr>
            <w:rtl w:val="0"/>
          </w:rPr>
          <w:t xml:space="preserve">(70)</w:t>
        </w:r>
      </w:hyperlink>
      <w:r w:rsidDel="00000000" w:rsidR="00000000" w:rsidRPr="00000000">
        <w:rPr>
          <w:rFonts w:ascii="Times New Roman" w:cs="Times New Roman" w:eastAsia="Times New Roman" w:hAnsi="Times New Roman"/>
          <w:sz w:val="24"/>
          <w:szCs w:val="24"/>
          <w:rtl w:val="0"/>
        </w:rPr>
        <w:t xml:space="preserve">, BioCyc </w:t>
      </w:r>
      <w:hyperlink r:id="rId67">
        <w:r w:rsidDel="00000000" w:rsidR="00000000" w:rsidRPr="00000000">
          <w:rPr>
            <w:rFonts w:ascii="Times New Roman" w:cs="Times New Roman" w:eastAsia="Times New Roman" w:hAnsi="Times New Roman"/>
            <w:sz w:val="24"/>
            <w:szCs w:val="24"/>
            <w:vertAlign w:val="baseline"/>
            <w:rtl w:val="0"/>
          </w:rPr>
          <w:t xml:space="preserve">(25)</w:t>
        </w:r>
      </w:hyperlink>
      <w:r w:rsidDel="00000000" w:rsidR="00000000" w:rsidRPr="00000000">
        <w:rPr>
          <w:rFonts w:ascii="Times New Roman" w:cs="Times New Roman" w:eastAsia="Times New Roman" w:hAnsi="Times New Roman"/>
          <w:sz w:val="24"/>
          <w:szCs w:val="24"/>
          <w:rtl w:val="0"/>
        </w:rPr>
        <w:t xml:space="preserve">, and MetaboAnalyst </w:t>
      </w:r>
      <w:hyperlink r:id="rId68">
        <w:r w:rsidDel="00000000" w:rsidR="00000000" w:rsidRPr="00000000">
          <w:rPr>
            <w:rtl w:val="0"/>
          </w:rPr>
          <w:t xml:space="preserve">(71)</w:t>
        </w:r>
      </w:hyperlink>
      <w:r w:rsidDel="00000000" w:rsidR="00000000" w:rsidRPr="00000000">
        <w:rPr>
          <w:rFonts w:ascii="Times New Roman" w:cs="Times New Roman" w:eastAsia="Times New Roman" w:hAnsi="Times New Roman"/>
          <w:sz w:val="24"/>
          <w:szCs w:val="24"/>
          <w:rtl w:val="0"/>
        </w:rPr>
        <w:t xml:space="preserve">. Metabolites were uploaded to BioCyc to acquire a list of pathways and reactions producing and consuming each metabolite (Table S2). Correlations between metabolite concentrations and methane fluxes and gene abundances were analyzed with Pearson’s r, Spearman’s rho, and Kendall’s tau metrics, with p values corrected with false discovery rate (FDR). Only metabolites present in at least three samples were analyzed statistically (n = 36). Differences in metabolite concentrations between unrestored salterns and the reference wetland were tested with Wilcoxon tests. Heatmaps were plotted with the </w:t>
      </w:r>
      <w:r w:rsidDel="00000000" w:rsidR="00000000" w:rsidRPr="00000000">
        <w:rPr>
          <w:rFonts w:ascii="Times New Roman" w:cs="Times New Roman" w:eastAsia="Times New Roman" w:hAnsi="Times New Roman"/>
          <w:i w:val="1"/>
          <w:iCs w:val="1"/>
          <w:sz w:val="24"/>
          <w:szCs w:val="24"/>
          <w:rtl w:val="0"/>
        </w:rPr>
        <w:t xml:space="preserve">pheatmap</w:t>
      </w:r>
      <w:r w:rsidDel="00000000" w:rsidR="00000000" w:rsidRPr="00000000">
        <w:rPr>
          <w:rFonts w:ascii="Times New Roman" w:cs="Times New Roman" w:eastAsia="Times New Roman" w:hAnsi="Times New Roman"/>
          <w:sz w:val="24"/>
          <w:szCs w:val="24"/>
          <w:rtl w:val="0"/>
        </w:rPr>
        <w:t xml:space="preserve"> R package </w:t>
      </w:r>
      <w:hyperlink r:id="rId69">
        <w:r w:rsidDel="00000000" w:rsidR="00000000" w:rsidRPr="00000000">
          <w:rPr>
            <w:rtl w:val="0"/>
          </w:rPr>
          <w:t xml:space="preserve">(72)</w:t>
        </w:r>
      </w:hyperlink>
      <w:r w:rsidDel="00000000" w:rsidR="00000000" w:rsidRPr="00000000">
        <w:rPr>
          <w:rFonts w:ascii="Times New Roman" w:cs="Times New Roman" w:eastAsia="Times New Roman" w:hAnsi="Times New Roman"/>
          <w:sz w:val="24"/>
          <w:szCs w:val="24"/>
          <w:rtl w:val="0"/>
        </w:rPr>
        <w:t xml:space="preserve">. Enrichment analysis and pathway analysis were performed with MetaboAnalyst using the list of metabolites, and the concentrations of metabolites, respectively. Dissimilarity of metabolomic composition and taxonomic composition was calculated with the Bray-Curtis dissimilarity metric, calculated on square-root transformed data. Correlations between Bray-Curtis dissimilarities were calculated with Mantel tests.</w:t>
      </w:r>
      <w:r w:rsidDel="00000000" w:rsidR="00000000" w:rsidRPr="00000000">
        <w:rPr>
          <w:rtl w:val="0"/>
        </w:rPr>
      </w:r>
    </w:p>
    <w:p w:rsidR="00000000" w:rsidDel="00000000" w:rsidP="00000000" w:rsidRDefault="00000000" w:rsidRPr="00000000" w14:paraId="0000003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and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concentrations from the substrate addition experiment were analyzed with repeated-measures ANOVA to test for the effect of substrate, time, and their interaction. These models were implemented as mixed effects models with substrate, time, and their interaction as fixed effects, and microcosm ID as a random effect, implemented with the ‘lmer’ function in the </w:t>
      </w:r>
      <w:r w:rsidDel="00000000" w:rsidR="00000000" w:rsidRPr="00000000">
        <w:rPr>
          <w:rFonts w:ascii="Times New Roman" w:cs="Times New Roman" w:eastAsia="Times New Roman" w:hAnsi="Times New Roman"/>
          <w:i w:val="1"/>
          <w:iCs w:val="1"/>
          <w:sz w:val="24"/>
          <w:szCs w:val="24"/>
          <w:rtl w:val="0"/>
        </w:rPr>
        <w:t xml:space="preserve">lme4</w:t>
      </w:r>
      <w:r w:rsidDel="00000000" w:rsidR="00000000" w:rsidRPr="00000000">
        <w:rPr>
          <w:rFonts w:ascii="Times New Roman" w:cs="Times New Roman" w:eastAsia="Times New Roman" w:hAnsi="Times New Roman"/>
          <w:sz w:val="24"/>
          <w:szCs w:val="24"/>
          <w:rtl w:val="0"/>
        </w:rPr>
        <w:t xml:space="preserve"> R package </w:t>
      </w:r>
      <w:hyperlink r:id="rId70">
        <w:r w:rsidDel="00000000" w:rsidR="00000000" w:rsidRPr="00000000">
          <w:rPr>
            <w:rtl w:val="0"/>
          </w:rPr>
          <w:t xml:space="preserve">(73)</w:t>
        </w:r>
      </w:hyperlink>
      <w:r w:rsidDel="00000000" w:rsidR="00000000" w:rsidRPr="00000000">
        <w:rPr>
          <w:rFonts w:ascii="Times New Roman" w:cs="Times New Roman" w:eastAsia="Times New Roman" w:hAnsi="Times New Roman"/>
          <w:sz w:val="24"/>
          <w:szCs w:val="24"/>
          <w:rtl w:val="0"/>
        </w:rPr>
        <w:t xml:space="preserve">. Models were tested for significance with a Type III ANOVA test implemented with the ‘Anova’ function in the </w:t>
      </w:r>
      <w:r w:rsidDel="00000000" w:rsidR="00000000" w:rsidRPr="00000000">
        <w:rPr>
          <w:rFonts w:ascii="Times New Roman" w:cs="Times New Roman" w:eastAsia="Times New Roman" w:hAnsi="Times New Roman"/>
          <w:i w:val="1"/>
          <w:iCs w:val="1"/>
          <w:sz w:val="24"/>
          <w:szCs w:val="24"/>
          <w:rtl w:val="0"/>
        </w:rPr>
        <w:t xml:space="preserve">car</w:t>
      </w:r>
      <w:r w:rsidDel="00000000" w:rsidR="00000000" w:rsidRPr="00000000">
        <w:rPr>
          <w:rFonts w:ascii="Times New Roman" w:cs="Times New Roman" w:eastAsia="Times New Roman" w:hAnsi="Times New Roman"/>
          <w:sz w:val="24"/>
          <w:szCs w:val="24"/>
          <w:rtl w:val="0"/>
        </w:rPr>
        <w:t xml:space="preserve"> R package </w:t>
      </w:r>
      <w:hyperlink r:id="rId71">
        <w:r w:rsidDel="00000000" w:rsidR="00000000" w:rsidRPr="00000000">
          <w:rPr>
            <w:rtl w:val="0"/>
          </w:rPr>
          <w:t xml:space="preserve">(74)</w:t>
        </w:r>
      </w:hyperlink>
      <w:r w:rsidDel="00000000" w:rsidR="00000000" w:rsidRPr="00000000">
        <w:rPr>
          <w:rFonts w:ascii="Times New Roman" w:cs="Times New Roman" w:eastAsia="Times New Roman" w:hAnsi="Times New Roman"/>
          <w:sz w:val="24"/>
          <w:szCs w:val="24"/>
          <w:rtl w:val="0"/>
        </w:rPr>
        <w:t xml:space="preserve">. Separate models were run for each experiment (anaerobic and aerobic) for each of the three gases. Additionally, the effect of substrate on the cumulative gas production over the course of the whole experiment (Day 14) was assessed with a Type III ANOVA and pairwise comparisons were performed with a Tukey posthoc test implemented with the </w:t>
      </w:r>
      <w:r w:rsidDel="00000000" w:rsidR="00000000" w:rsidRPr="00000000">
        <w:rPr>
          <w:rFonts w:ascii="Times New Roman" w:cs="Times New Roman" w:eastAsia="Times New Roman" w:hAnsi="Times New Roman"/>
          <w:i w:val="1"/>
          <w:iCs w:val="1"/>
          <w:sz w:val="24"/>
          <w:szCs w:val="24"/>
          <w:rtl w:val="0"/>
        </w:rPr>
        <w:t xml:space="preserve">emmeans</w:t>
      </w:r>
      <w:r w:rsidDel="00000000" w:rsidR="00000000" w:rsidRPr="00000000">
        <w:rPr>
          <w:rFonts w:ascii="Times New Roman" w:cs="Times New Roman" w:eastAsia="Times New Roman" w:hAnsi="Times New Roman"/>
          <w:sz w:val="24"/>
          <w:szCs w:val="24"/>
          <w:rtl w:val="0"/>
        </w:rPr>
        <w:t xml:space="preserve"> R package </w:t>
      </w:r>
      <w:hyperlink r:id="rId72">
        <w:r w:rsidDel="00000000" w:rsidR="00000000" w:rsidRPr="00000000">
          <w:rPr>
            <w:rtl w:val="0"/>
          </w:rPr>
          <w:t xml:space="preserve">(75)</w:t>
        </w:r>
      </w:hyperlink>
      <w:r w:rsidDel="00000000" w:rsidR="00000000" w:rsidRPr="00000000">
        <w:rPr>
          <w:rFonts w:ascii="Times New Roman" w:cs="Times New Roman" w:eastAsia="Times New Roman" w:hAnsi="Times New Roman"/>
          <w:sz w:val="24"/>
          <w:szCs w:val="24"/>
          <w:rtl w:val="0"/>
        </w:rPr>
        <w:t xml:space="preserve">. All R analyses were performed with version 4.0.2 </w:t>
      </w:r>
      <w:hyperlink r:id="rId73">
        <w:r w:rsidDel="00000000" w:rsidR="00000000" w:rsidRPr="00000000">
          <w:rPr>
            <w:rtl w:val="0"/>
          </w:rPr>
          <w:t xml:space="preserve">(70)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spacing w:line="480" w:lineRule="auto"/>
        <w:ind w:left="0" w:firstLine="720"/>
        <w:rPr>
          <w:rFonts w:ascii="Times New Roman" w:cs="Times New Roman" w:eastAsia="Times New Roman" w:hAnsi="Times New Roman"/>
          <w:sz w:val="24"/>
          <w:szCs w:val="24"/>
        </w:rPr>
      </w:pPr>
      <w:commentRangeStart w:id="30"/>
      <w:r w:rsidDel="00000000" w:rsidR="00000000" w:rsidRPr="00000000">
        <w:rPr>
          <w:rFonts w:ascii="Times New Roman" w:cs="Times New Roman" w:eastAsia="Times New Roman" w:hAnsi="Times New Roman"/>
          <w:sz w:val="24"/>
          <w:szCs w:val="24"/>
          <w:rtl w:val="0"/>
        </w:rPr>
        <w:t xml:space="preserve">The experimental relative abundances were correlated with the experimental methane fluxes to empirically inspect which organisms contribute to the observed methanogenesis.  </w:t>
      </w:r>
    </w:p>
    <w:p w:rsidR="00000000" w:rsidDel="00000000" w:rsidP="00000000" w:rsidRDefault="00000000" w:rsidRPr="00000000" w14:paraId="0000003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metabolomics concentrations were also correlated with the relative abundances to empirically inspect how the organisms interacted with the substrates and syntrophic compounds.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37">
      <w:pPr>
        <w:pStyle w:val="Heading1"/>
        <w:spacing w:line="480" w:lineRule="auto"/>
        <w:rPr>
          <w:rFonts w:ascii="Times New Roman" w:cs="Times New Roman" w:eastAsia="Times New Roman" w:hAnsi="Times New Roman"/>
          <w:i w:val="1"/>
          <w:iCs w:val="1"/>
          <w:color w:val="000000"/>
          <w:sz w:val="24"/>
          <w:szCs w:val="24"/>
        </w:rPr>
      </w:pPr>
      <w:bookmarkStart w:colFirst="0" w:colLast="0" w:name="_2uda4lgx09h7" w:id="11"/>
      <w:bookmarkEnd w:id="11"/>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emissions in the unrestored salterns ranged from 490 to 1607 µmol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d</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were significantly higher in the hypersaline unrestored salterns than in the adjacent restored saltern and unaltered reference wetlands </w:t>
      </w:r>
      <w:hyperlink r:id="rId74">
        <w:r w:rsidDel="00000000" w:rsidR="00000000" w:rsidRPr="00000000">
          <w:rPr>
            <w:rFonts w:ascii="Times New Roman" w:cs="Times New Roman" w:eastAsia="Times New Roman" w:hAnsi="Times New Roman"/>
            <w:sz w:val="24"/>
            <w:szCs w:val="24"/>
            <w:rtl w:val="0"/>
          </w:rPr>
          <w:t xml:space="preserve">(34)</w:t>
        </w:r>
      </w:hyperlink>
      <w:r w:rsidDel="00000000" w:rsidR="00000000" w:rsidRPr="00000000">
        <w:rPr>
          <w:rFonts w:ascii="Times New Roman" w:cs="Times New Roman" w:eastAsia="Times New Roman" w:hAnsi="Times New Roman"/>
          <w:sz w:val="24"/>
          <w:szCs w:val="24"/>
          <w:rtl w:val="0"/>
        </w:rPr>
        <w:t xml:space="preserve">. Emissions from the unrestored salterns were also among the highest measured across the whole natural salinity gradient in the San Francisco Bay and Delta; only emissions from the oligohaline Mayberry Farms restored wetland were as high </w:t>
      </w:r>
      <w:hyperlink r:id="rId75">
        <w:r w:rsidDel="00000000" w:rsidR="00000000" w:rsidRPr="00000000">
          <w:rPr>
            <w:rtl w:val="0"/>
          </w:rPr>
          <w:t xml:space="preserve">(76)</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9">
      <w:pPr>
        <w:pStyle w:val="Heading3"/>
        <w:spacing w:line="480" w:lineRule="auto"/>
        <w:rPr>
          <w:rFonts w:ascii="Times New Roman" w:cs="Times New Roman" w:eastAsia="Times New Roman" w:hAnsi="Times New Roman"/>
          <w:i w:val="1"/>
          <w:iCs w:val="1"/>
          <w:color w:val="000000"/>
          <w:sz w:val="24"/>
          <w:szCs w:val="24"/>
        </w:rPr>
      </w:pPr>
      <w:bookmarkStart w:colFirst="0" w:colLast="0" w:name="_snbrhzefypfi" w:id="12"/>
      <w:bookmarkEnd w:id="12"/>
      <w:r w:rsidDel="00000000" w:rsidR="00000000" w:rsidRPr="00000000">
        <w:rPr>
          <w:rFonts w:ascii="Times New Roman" w:cs="Times New Roman" w:eastAsia="Times New Roman" w:hAnsi="Times New Roman"/>
          <w:i w:val="1"/>
          <w:iCs w:val="1"/>
          <w:color w:val="000000"/>
          <w:sz w:val="24"/>
          <w:szCs w:val="24"/>
          <w:rtl w:val="0"/>
        </w:rPr>
        <w:t xml:space="preserve">Metagenomics</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of the 60 selected KOs involved in methylated compound cycling were present in at least one metagenome (Table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1). Hierarchical clustering of the 24 metagenomes by the relative abundance of those 39 KOs resulted in three clear clusters representing the three different sample types (saltern, restored saltern, reference wetland) (Figure 1). Many of the genes involved in DMS, DMSP, TMA, DMA, MMA cycling showed significant differences in relative abundance (Figure 1, Kruskal-Wallis test, P</w:t>
      </w:r>
      <w:r w:rsidDel="00000000" w:rsidR="00000000" w:rsidRPr="00000000">
        <w:rPr>
          <w:rFonts w:ascii="Times New Roman" w:cs="Times New Roman" w:eastAsia="Times New Roman" w:hAnsi="Times New Roman"/>
          <w:sz w:val="24"/>
          <w:szCs w:val="24"/>
          <w:vertAlign w:val="subscript"/>
          <w:rtl w:val="0"/>
        </w:rPr>
        <w:t xml:space="preserve">FDR</w:t>
      </w:r>
      <w:r w:rsidDel="00000000" w:rsidR="00000000" w:rsidRPr="00000000">
        <w:rPr>
          <w:rFonts w:ascii="Times New Roman" w:cs="Times New Roman" w:eastAsia="Times New Roman" w:hAnsi="Times New Roman"/>
          <w:sz w:val="24"/>
          <w:szCs w:val="24"/>
          <w:rtl w:val="0"/>
        </w:rPr>
        <w:t xml:space="preserve"> &lt; 0.05</w:t>
      </w:r>
      <w:r w:rsidDel="00000000" w:rsidR="00000000" w:rsidRPr="00000000">
        <w:rPr>
          <w:rFonts w:ascii="Times New Roman" w:cs="Times New Roman" w:eastAsia="Times New Roman" w:hAnsi="Times New Roman"/>
          <w:sz w:val="24"/>
          <w:szCs w:val="24"/>
          <w:rtl w:val="0"/>
        </w:rPr>
        <w:t xml:space="preserve">). In particular, the unrestored salterns had greater relative abundance of several MMA degradation genes (</w:t>
      </w:r>
      <w:r w:rsidDel="00000000" w:rsidR="00000000" w:rsidRPr="00000000">
        <w:rPr>
          <w:rFonts w:ascii="Times New Roman" w:cs="Times New Roman" w:eastAsia="Times New Roman" w:hAnsi="Times New Roman"/>
          <w:i w:val="1"/>
          <w:iCs w:val="1"/>
          <w:sz w:val="24"/>
          <w:szCs w:val="24"/>
          <w:rtl w:val="0"/>
        </w:rPr>
        <w:t xml:space="preserve">folD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purU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ftfL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several glycine betaine degradation genes (</w:t>
      </w:r>
      <w:r w:rsidDel="00000000" w:rsidR="00000000" w:rsidRPr="00000000">
        <w:rPr>
          <w:rFonts w:ascii="Times New Roman" w:cs="Times New Roman" w:eastAsia="Times New Roman" w:hAnsi="Times New Roman"/>
          <w:i w:val="1"/>
          <w:iCs w:val="1"/>
          <w:sz w:val="24"/>
          <w:szCs w:val="24"/>
          <w:rtl w:val="0"/>
        </w:rPr>
        <w:t xml:space="preserve">soxBD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sdaA</w:t>
      </w:r>
      <w:r w:rsidDel="00000000" w:rsidR="00000000" w:rsidRPr="00000000">
        <w:rPr>
          <w:rFonts w:ascii="Times New Roman" w:cs="Times New Roman" w:eastAsia="Times New Roman" w:hAnsi="Times New Roman"/>
          <w:sz w:val="24"/>
          <w:szCs w:val="24"/>
          <w:rtl w:val="0"/>
        </w:rPr>
        <w:t xml:space="preserve">), the glycine betaine biosynthesis gene </w:t>
      </w:r>
      <w:r w:rsidDel="00000000" w:rsidR="00000000" w:rsidRPr="00000000">
        <w:rPr>
          <w:rFonts w:ascii="Times New Roman" w:cs="Times New Roman" w:eastAsia="Times New Roman" w:hAnsi="Times New Roman"/>
          <w:i w:val="1"/>
          <w:iCs w:val="1"/>
          <w:sz w:val="24"/>
          <w:szCs w:val="24"/>
          <w:rtl w:val="0"/>
        </w:rPr>
        <w:t xml:space="preserve">gbsB</w:t>
      </w:r>
      <w:r w:rsidDel="00000000" w:rsidR="00000000" w:rsidRPr="00000000">
        <w:rPr>
          <w:rFonts w:ascii="Times New Roman" w:cs="Times New Roman" w:eastAsia="Times New Roman" w:hAnsi="Times New Roman"/>
          <w:sz w:val="24"/>
          <w:szCs w:val="24"/>
          <w:rtl w:val="0"/>
        </w:rPr>
        <w:t xml:space="preserve">, and two DMSP degradation genes (</w:t>
      </w:r>
      <w:r w:rsidDel="00000000" w:rsidR="00000000" w:rsidRPr="00000000">
        <w:rPr>
          <w:rFonts w:ascii="Times New Roman" w:cs="Times New Roman" w:eastAsia="Times New Roman" w:hAnsi="Times New Roman"/>
          <w:i w:val="1"/>
          <w:iCs w:val="1"/>
          <w:sz w:val="24"/>
          <w:szCs w:val="24"/>
          <w:rtl w:val="0"/>
        </w:rPr>
        <w:t xml:space="preserve">dddL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dmdA</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24"/>
          <w:szCs w:val="24"/>
          <w:rtl w:val="0"/>
        </w:rPr>
        <w:t xml:space="preserve">reference wetland had greater relative abundance of several aerobic TMA degradation genes (</w:t>
      </w:r>
      <w:r w:rsidDel="00000000" w:rsidR="00000000" w:rsidRPr="00000000">
        <w:rPr>
          <w:rFonts w:ascii="Times New Roman" w:cs="Times New Roman" w:eastAsia="Times New Roman" w:hAnsi="Times New Roman"/>
          <w:i w:val="1"/>
          <w:iCs w:val="1"/>
          <w:sz w:val="24"/>
          <w:szCs w:val="24"/>
          <w:rtl w:val="0"/>
        </w:rPr>
        <w:t xml:space="preserve">tmd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mauAB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fae, gfa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one of the GB degradation genes (SARDH), one of the GB biosynthesis genes (</w:t>
      </w:r>
      <w:r w:rsidDel="00000000" w:rsidR="00000000" w:rsidRPr="00000000">
        <w:rPr>
          <w:rFonts w:ascii="Times New Roman" w:cs="Times New Roman" w:eastAsia="Times New Roman" w:hAnsi="Times New Roman"/>
          <w:i w:val="1"/>
          <w:iCs w:val="1"/>
          <w:sz w:val="24"/>
          <w:szCs w:val="24"/>
          <w:rtl w:val="0"/>
        </w:rPr>
        <w:t xml:space="preserve">CMO</w:t>
      </w:r>
      <w:r w:rsidDel="00000000" w:rsidR="00000000" w:rsidRPr="00000000">
        <w:rPr>
          <w:rFonts w:ascii="Times New Roman" w:cs="Times New Roman" w:eastAsia="Times New Roman" w:hAnsi="Times New Roman"/>
          <w:sz w:val="24"/>
          <w:szCs w:val="24"/>
          <w:rtl w:val="0"/>
        </w:rPr>
        <w:t xml:space="preserve">), and two DMS degradation genes (</w:t>
      </w:r>
      <w:r w:rsidDel="00000000" w:rsidR="00000000" w:rsidRPr="00000000">
        <w:rPr>
          <w:rFonts w:ascii="Times New Roman" w:cs="Times New Roman" w:eastAsia="Times New Roman" w:hAnsi="Times New Roman"/>
          <w:i w:val="1"/>
          <w:iCs w:val="1"/>
          <w:sz w:val="24"/>
          <w:szCs w:val="24"/>
          <w:rtl w:val="0"/>
        </w:rPr>
        <w:t xml:space="preserve">sfnG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msuD</w:t>
      </w:r>
      <w:r w:rsidDel="00000000" w:rsidR="00000000" w:rsidRPr="00000000">
        <w:rPr>
          <w:rFonts w:ascii="Times New Roman" w:cs="Times New Roman" w:eastAsia="Times New Roman" w:hAnsi="Times New Roman"/>
          <w:sz w:val="24"/>
          <w:szCs w:val="24"/>
          <w:rtl w:val="0"/>
        </w:rPr>
        <w:t xml:space="preserve">). The restored saltern had greater relative abundance of the DMS photosynthesis gene </w:t>
      </w:r>
      <w:r w:rsidDel="00000000" w:rsidR="00000000" w:rsidRPr="00000000">
        <w:rPr>
          <w:rFonts w:ascii="Times New Roman" w:cs="Times New Roman" w:eastAsia="Times New Roman" w:hAnsi="Times New Roman"/>
          <w:i w:val="1"/>
          <w:iCs w:val="1"/>
          <w:sz w:val="24"/>
          <w:szCs w:val="24"/>
          <w:rtl w:val="0"/>
        </w:rPr>
        <w:t xml:space="preserve">ddhA</w:t>
      </w:r>
      <w:r w:rsidDel="00000000" w:rsidR="00000000" w:rsidRPr="00000000">
        <w:rPr>
          <w:rFonts w:ascii="Times New Roman" w:cs="Times New Roman" w:eastAsia="Times New Roman" w:hAnsi="Times New Roman"/>
          <w:sz w:val="24"/>
          <w:szCs w:val="24"/>
          <w:rtl w:val="0"/>
        </w:rPr>
        <w:t xml:space="preserve"> and the GB degradation gene </w:t>
      </w:r>
      <w:r w:rsidDel="00000000" w:rsidR="00000000" w:rsidRPr="00000000">
        <w:rPr>
          <w:rFonts w:ascii="Times New Roman" w:cs="Times New Roman" w:eastAsia="Times New Roman" w:hAnsi="Times New Roman"/>
          <w:i w:val="1"/>
          <w:iCs w:val="1"/>
          <w:sz w:val="24"/>
          <w:szCs w:val="24"/>
          <w:rtl w:val="0"/>
        </w:rPr>
        <w:t xml:space="preserve">Bhmt</w:t>
      </w:r>
      <w:r w:rsidDel="00000000" w:rsidR="00000000" w:rsidRPr="00000000">
        <w:rPr>
          <w:rFonts w:ascii="Times New Roman" w:cs="Times New Roman" w:eastAsia="Times New Roman" w:hAnsi="Times New Roman"/>
          <w:sz w:val="24"/>
          <w:szCs w:val="24"/>
          <w:rtl w:val="0"/>
        </w:rPr>
        <w:t xml:space="preserve">. In sum, the microbiomes at each site differed in their capacity to metabolize each of these substrates, both in terms of gene relative abundances and pathways utilized. </w:t>
      </w:r>
      <w:r w:rsidDel="00000000" w:rsidR="00000000" w:rsidRPr="00000000">
        <w:rPr>
          <w:rtl w:val="0"/>
        </w:rPr>
      </w:r>
    </w:p>
    <w:p w:rsidR="00000000" w:rsidDel="00000000" w:rsidP="00000000" w:rsidRDefault="00000000" w:rsidRPr="00000000" w14:paraId="0000003B">
      <w:pPr>
        <w:pStyle w:val="Heading3"/>
        <w:spacing w:line="480" w:lineRule="auto"/>
        <w:rPr>
          <w:rFonts w:ascii="Times New Roman" w:cs="Times New Roman" w:eastAsia="Times New Roman" w:hAnsi="Times New Roman"/>
          <w:i w:val="1"/>
          <w:iCs w:val="1"/>
          <w:color w:val="000000"/>
          <w:sz w:val="24"/>
          <w:szCs w:val="24"/>
        </w:rPr>
      </w:pPr>
      <w:bookmarkStart w:colFirst="0" w:colLast="0" w:name="_ilqquhf5wrg6" w:id="13"/>
      <w:bookmarkEnd w:id="13"/>
      <w:r w:rsidDel="00000000" w:rsidR="00000000" w:rsidRPr="00000000">
        <w:rPr>
          <w:rFonts w:ascii="Times New Roman" w:cs="Times New Roman" w:eastAsia="Times New Roman" w:hAnsi="Times New Roman"/>
          <w:i w:val="1"/>
          <w:iCs w:val="1"/>
          <w:color w:val="000000"/>
          <w:sz w:val="24"/>
          <w:szCs w:val="24"/>
          <w:rtl w:val="0"/>
        </w:rPr>
        <w:t xml:space="preserve">Metabolomics</w:t>
      </w:r>
      <w:r w:rsidDel="00000000" w:rsidR="00000000" w:rsidRPr="00000000">
        <w:rPr>
          <w:rtl w:val="0"/>
        </w:rPr>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of 50 metabolites were identified with NMR across the 19 samples with successful extractions and clear spectra. </w:t>
      </w:r>
      <w:r w:rsidDel="00000000" w:rsidR="00000000" w:rsidRPr="00000000">
        <w:rPr>
          <w:rFonts w:ascii="Times New Roman" w:cs="Times New Roman" w:eastAsia="Times New Roman" w:hAnsi="Times New Roman"/>
          <w:sz w:val="24"/>
          <w:szCs w:val="24"/>
          <w:rtl w:val="0"/>
        </w:rPr>
        <w:t xml:space="preserve">Across all of the samples analyzed, </w:t>
      </w:r>
      <w:r w:rsidDel="00000000" w:rsidR="00000000" w:rsidRPr="00000000">
        <w:rPr>
          <w:rFonts w:ascii="Times New Roman" w:cs="Times New Roman" w:eastAsia="Times New Roman" w:hAnsi="Times New Roman"/>
          <w:sz w:val="24"/>
          <w:szCs w:val="24"/>
          <w:rtl w:val="0"/>
        </w:rPr>
        <w:t xml:space="preserve">the most abundant compounds</w:t>
      </w:r>
      <w:r w:rsidDel="00000000" w:rsidR="00000000" w:rsidRPr="00000000">
        <w:rPr>
          <w:rFonts w:ascii="Times New Roman" w:cs="Times New Roman" w:eastAsia="Times New Roman" w:hAnsi="Times New Roman"/>
          <w:sz w:val="24"/>
          <w:szCs w:val="24"/>
          <w:rtl w:val="0"/>
        </w:rPr>
        <w:t xml:space="preserve"> according to NMR were acetate, glucose, betaine, fructose, sucrose, proline, glycerol, and trehalose. The most prevalent compounds (i.e., present in the most samples) were acetate, acetone, alanine, betaine, </w:t>
      </w:r>
      <w:r w:rsidDel="00000000" w:rsidR="00000000" w:rsidRPr="00000000">
        <w:rPr>
          <w:rFonts w:ascii="Times New Roman" w:cs="Times New Roman" w:eastAsia="Times New Roman" w:hAnsi="Times New Roman"/>
          <w:i w:val="1"/>
          <w:iCs w:val="1"/>
          <w:sz w:val="24"/>
          <w:szCs w:val="24"/>
          <w:rtl w:val="0"/>
        </w:rPr>
        <w:t xml:space="preserve">N,N</w:t>
      </w:r>
      <w:r w:rsidDel="00000000" w:rsidR="00000000" w:rsidRPr="00000000">
        <w:rPr>
          <w:rFonts w:ascii="Times New Roman" w:cs="Times New Roman" w:eastAsia="Times New Roman" w:hAnsi="Times New Roman"/>
          <w:sz w:val="24"/>
          <w:szCs w:val="24"/>
          <w:rtl w:val="0"/>
        </w:rPr>
        <w:t xml:space="preserve">-dimethylglycine, propylene glycol, and trehalose</w:t>
      </w:r>
      <w:r w:rsidDel="00000000" w:rsidR="00000000" w:rsidRPr="00000000">
        <w:rPr>
          <w:rFonts w:ascii="Times New Roman" w:cs="Times New Roman" w:eastAsia="Times New Roman" w:hAnsi="Times New Roman"/>
          <w:sz w:val="24"/>
          <w:szCs w:val="24"/>
          <w:rtl w:val="0"/>
        </w:rPr>
        <w:t xml:space="preserve">, which were the only 7 metabolites that were present in all 19 samples with viable NMR spectra. </w:t>
      </w:r>
      <w:r w:rsidDel="00000000" w:rsidR="00000000" w:rsidRPr="00000000">
        <w:rPr>
          <w:rFonts w:ascii="Times New Roman" w:cs="Times New Roman" w:eastAsia="Times New Roman" w:hAnsi="Times New Roman"/>
          <w:sz w:val="24"/>
          <w:szCs w:val="24"/>
          <w:rtl w:val="0"/>
        </w:rPr>
        <w:t xml:space="preserve">In addition to the metabolites detected with NMR, five additional metabolites - d</w:t>
      </w:r>
      <w:r w:rsidDel="00000000" w:rsidR="00000000" w:rsidRPr="00000000">
        <w:rPr>
          <w:rFonts w:ascii="Times New Roman" w:cs="Times New Roman" w:eastAsia="Times New Roman" w:hAnsi="Times New Roman"/>
          <w:sz w:val="24"/>
          <w:szCs w:val="24"/>
          <w:rtl w:val="0"/>
        </w:rPr>
        <w:t xml:space="preserve">imethylsulfide, dimethyl sulfone, dimethylsulfoniopropionate, </w:t>
      </w:r>
      <w:r w:rsidDel="00000000" w:rsidR="00000000" w:rsidRPr="00000000">
        <w:rPr>
          <w:rFonts w:ascii="Times New Roman" w:cs="Times New Roman" w:eastAsia="Times New Roman" w:hAnsi="Times New Roman"/>
          <w:sz w:val="24"/>
          <w:szCs w:val="24"/>
          <w:rtl w:val="0"/>
        </w:rPr>
        <w:t xml:space="preserve">methylphosphonic acid, and dimethyl methylphosphonate</w:t>
      </w:r>
      <w:r w:rsidDel="00000000" w:rsidR="00000000" w:rsidRPr="00000000">
        <w:rPr>
          <w:rFonts w:ascii="Times New Roman" w:cs="Times New Roman" w:eastAsia="Times New Roman" w:hAnsi="Times New Roman"/>
          <w:sz w:val="24"/>
          <w:szCs w:val="24"/>
          <w:rtl w:val="0"/>
        </w:rPr>
        <w:t xml:space="preserve"> - were detected in all samples analyzed with GC-MS (n = 21), although methylphosphonic acid was present only at trace levels. The only qualitative differences in the </w:t>
      </w:r>
      <w:r w:rsidDel="00000000" w:rsidR="00000000" w:rsidRPr="00000000">
        <w:rPr>
          <w:rFonts w:ascii="Times New Roman" w:cs="Times New Roman" w:eastAsia="Times New Roman" w:hAnsi="Times New Roman"/>
          <w:sz w:val="24"/>
          <w:szCs w:val="24"/>
          <w:rtl w:val="0"/>
        </w:rPr>
        <w:t xml:space="preserve">GC-MS spectra were that dimethyl methylphosphonate was present in trace levels in unrestored pond R1 while it was qualitatively more strongly detected in other samples.</w:t>
      </w:r>
      <w:r w:rsidDel="00000000" w:rsidR="00000000" w:rsidRPr="00000000">
        <w:rPr>
          <w:rFonts w:ascii="Times New Roman" w:cs="Times New Roman" w:eastAsia="Times New Roman" w:hAnsi="Times New Roman"/>
          <w:sz w:val="24"/>
          <w:szCs w:val="24"/>
          <w:rtl w:val="0"/>
        </w:rPr>
        <w:t xml:space="preserve"> In contrast to the GC-MS results, methylphosphonates were </w:t>
      </w:r>
      <w:r w:rsidDel="00000000" w:rsidR="00000000" w:rsidRPr="00000000">
        <w:rPr>
          <w:rFonts w:ascii="Times New Roman" w:cs="Times New Roman" w:eastAsia="Times New Roman" w:hAnsi="Times New Roman"/>
          <w:sz w:val="24"/>
          <w:szCs w:val="24"/>
          <w:rtl w:val="0"/>
        </w:rPr>
        <w:t xml:space="preserve">not detected</w:t>
      </w:r>
      <w:r w:rsidDel="00000000" w:rsidR="00000000" w:rsidRPr="00000000">
        <w:rPr>
          <w:rFonts w:ascii="Times New Roman" w:cs="Times New Roman" w:eastAsia="Times New Roman" w:hAnsi="Times New Roman"/>
          <w:sz w:val="24"/>
          <w:szCs w:val="24"/>
          <w:rtl w:val="0"/>
        </w:rPr>
        <w:t xml:space="preserve"> in the subset of samples tested with </w:t>
      </w:r>
      <w:r w:rsidDel="00000000" w:rsidR="00000000" w:rsidRPr="00000000">
        <w:rPr>
          <w:rFonts w:ascii="Times New Roman" w:cs="Times New Roman" w:eastAsia="Times New Roman" w:hAnsi="Times New Roman"/>
          <w:sz w:val="24"/>
          <w:szCs w:val="24"/>
          <w:vertAlign w:val="superscript"/>
          <w:rtl w:val="0"/>
        </w:rPr>
        <w:t xml:space="preserve">31</w:t>
      </w:r>
      <w:r w:rsidDel="00000000" w:rsidR="00000000" w:rsidRPr="00000000">
        <w:rPr>
          <w:rFonts w:ascii="Times New Roman" w:cs="Times New Roman" w:eastAsia="Times New Roman" w:hAnsi="Times New Roman"/>
          <w:sz w:val="24"/>
          <w:szCs w:val="24"/>
          <w:rtl w:val="0"/>
        </w:rPr>
        <w:t xml:space="preserve">P NMR or LC-MS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known and described reactions and pathways involving the production or consumption of the 55 metabolites are presented in Table S2.</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Enrichment analysis </w:t>
      </w:r>
      <w:hyperlink r:id="rId76">
        <w:r w:rsidDel="00000000" w:rsidR="00000000" w:rsidRPr="00000000">
          <w:rPr>
            <w:rtl w:val="0"/>
          </w:rPr>
          <w:t xml:space="preserve">(71)</w:t>
        </w:r>
      </w:hyperlink>
      <w:r w:rsidDel="00000000" w:rsidR="00000000" w:rsidRPr="00000000">
        <w:rPr>
          <w:rFonts w:ascii="Times New Roman" w:cs="Times New Roman" w:eastAsia="Times New Roman" w:hAnsi="Times New Roman"/>
          <w:sz w:val="24"/>
          <w:szCs w:val="24"/>
          <w:rtl w:val="0"/>
        </w:rPr>
        <w:t xml:space="preserve"> demonstrated that aminoacyl-tRNA biosynthesis, valine, leucine and isoleucine biosynthesis, alanine, aspartate and glutamate metabolism, arginine biosynthesis, and butanoate metabolism pathways were the most significantly over represented in the list of metabolites (Figure S2). Pathway enrichment analysis using KEGG metabolite databases for </w:t>
      </w:r>
      <w:r w:rsidDel="00000000" w:rsidR="00000000" w:rsidRPr="00000000">
        <w:rPr>
          <w:rFonts w:ascii="Times New Roman" w:cs="Times New Roman" w:eastAsia="Times New Roman" w:hAnsi="Times New Roman"/>
          <w:i w:val="1"/>
          <w:iCs w:val="1"/>
          <w:sz w:val="24"/>
          <w:szCs w:val="24"/>
          <w:rtl w:val="0"/>
        </w:rPr>
        <w:t xml:space="preserve">E. coli</w:t>
      </w:r>
      <w:r w:rsidDel="00000000" w:rsidR="00000000" w:rsidRPr="00000000">
        <w:rPr>
          <w:rFonts w:ascii="Times New Roman" w:cs="Times New Roman" w:eastAsia="Times New Roman" w:hAnsi="Times New Roman"/>
          <w:sz w:val="24"/>
          <w:szCs w:val="24"/>
          <w:rtl w:val="0"/>
        </w:rPr>
        <w:t xml:space="preserve"> </w:t>
      </w:r>
      <w:hyperlink r:id="rId77">
        <w:r w:rsidDel="00000000" w:rsidR="00000000" w:rsidRPr="00000000">
          <w:rPr>
            <w:rtl w:val="0"/>
          </w:rPr>
          <w:t xml:space="preserve">(71)</w:t>
        </w:r>
      </w:hyperlink>
      <w:r w:rsidDel="00000000" w:rsidR="00000000" w:rsidRPr="00000000">
        <w:rPr>
          <w:rFonts w:ascii="Times New Roman" w:cs="Times New Roman" w:eastAsia="Times New Roman" w:hAnsi="Times New Roman"/>
          <w:sz w:val="24"/>
          <w:szCs w:val="24"/>
          <w:rtl w:val="0"/>
        </w:rPr>
        <w:t xml:space="preserve"> showed that Alanine, aspartate, and glutamate metabolism was the pathway most over-represented by the metabolite concentrations.</w:t>
      </w:r>
      <w:r w:rsidDel="00000000" w:rsidR="00000000" w:rsidRPr="00000000">
        <w:rPr>
          <w:rtl w:val="0"/>
        </w:rPr>
      </w:r>
    </w:p>
    <w:p w:rsidR="00000000" w:rsidDel="00000000" w:rsidP="00000000" w:rsidRDefault="00000000" w:rsidRPr="00000000" w14:paraId="0000003E">
      <w:pPr>
        <w:spacing w:line="480" w:lineRule="auto"/>
        <w:ind w:left="0" w:firstLine="720"/>
        <w:rPr>
          <w:rFonts w:ascii="Times New Roman" w:cs="Times New Roman" w:eastAsia="Times New Roman" w:hAnsi="Times New Roman"/>
          <w:sz w:val="24"/>
          <w:szCs w:val="24"/>
        </w:rPr>
      </w:pPr>
      <w:commentRangeStart w:id="31"/>
      <w:commentRangeStart w:id="32"/>
      <w:r w:rsidDel="00000000" w:rsidR="00000000" w:rsidRPr="00000000">
        <w:rPr>
          <w:rFonts w:ascii="Times New Roman" w:cs="Times New Roman" w:eastAsia="Times New Roman" w:hAnsi="Times New Roman"/>
          <w:sz w:val="24"/>
          <w:szCs w:val="24"/>
          <w:rtl w:val="0"/>
        </w:rPr>
        <w:t xml:space="preserve">Metabolite profiles from a</w:t>
      </w:r>
      <w:r w:rsidDel="00000000" w:rsidR="00000000" w:rsidRPr="00000000">
        <w:rPr>
          <w:rFonts w:ascii="Times New Roman" w:cs="Times New Roman" w:eastAsia="Times New Roman" w:hAnsi="Times New Roman"/>
          <w:sz w:val="24"/>
          <w:szCs w:val="24"/>
          <w:rtl w:val="0"/>
        </w:rPr>
        <w:t xml:space="preserve">ll of the unrestored saltern samples clustered together, while the reference wetland was split into two clusters based on sediment depth</w:t>
      </w:r>
      <w:commentRangeEnd w:id="31"/>
      <w:r w:rsidDel="00000000" w:rsidR="00000000" w:rsidRPr="00000000">
        <w:commentReference w:id="31"/>
      </w:r>
      <w:commentRangeEnd w:id="32"/>
      <w:r w:rsidDel="00000000" w:rsidR="00000000" w:rsidRPr="00000000">
        <w:commentReference w:id="32"/>
      </w:r>
      <w:r w:rsidDel="00000000" w:rsidR="00000000" w:rsidRPr="00000000">
        <w:rPr>
          <w:rFonts w:ascii="Times New Roman" w:cs="Times New Roman" w:eastAsia="Times New Roman" w:hAnsi="Times New Roman"/>
          <w:sz w:val="24"/>
          <w:szCs w:val="24"/>
          <w:rtl w:val="0"/>
        </w:rPr>
        <w:t xml:space="preserve"> (Figure 2). There was also substantial variation among the three 0-5 cm depth samples from the reference wetland - replicate C had high levels of ethanol, arginine, glucose, fructose, sucrose, 4-aminobutyrate, and proline, while replicates A and B had high levels of N,N-Dimethylglycine, benzoate, fumarate, isovalerate, aspartate, glutamate, 2-oxoisocaproate, and 3-methyl-2-oxovalerate. </w:t>
      </w:r>
      <w:r w:rsidDel="00000000" w:rsidR="00000000" w:rsidRPr="00000000">
        <w:rPr>
          <w:rFonts w:ascii="Times New Roman" w:cs="Times New Roman" w:eastAsia="Times New Roman" w:hAnsi="Times New Roman"/>
          <w:sz w:val="24"/>
          <w:szCs w:val="24"/>
          <w:rtl w:val="0"/>
        </w:rPr>
        <w:t xml:space="preserve">The restored wetland had a distinct metabolome compared to the unrestored and restored saltern, but only one sample produced analyzable spectra, making it impossible to make robust comparisons to the other habitat types. The hierarchical clustering results were confirmed by principal components analysis; the difference between the one restored metabolome and the unrestored salterns and reference wetland metabolomes was greater than the differences between the unrestored saltern and reference wetland metabolomes (Figure S3).</w:t>
      </w:r>
      <w:r w:rsidDel="00000000" w:rsidR="00000000" w:rsidRPr="00000000">
        <w:rPr>
          <w:rFonts w:ascii="Times New Roman" w:cs="Times New Roman" w:eastAsia="Times New Roman" w:hAnsi="Times New Roman"/>
          <w:sz w:val="24"/>
          <w:szCs w:val="24"/>
          <w:rtl w:val="0"/>
        </w:rPr>
        <w:t xml:space="preserve"> Clustering and PCA both showed that all </w:t>
      </w:r>
      <w:r w:rsidDel="00000000" w:rsidR="00000000" w:rsidRPr="00000000">
        <w:rPr>
          <w:rFonts w:ascii="Times New Roman" w:cs="Times New Roman" w:eastAsia="Times New Roman" w:hAnsi="Times New Roman"/>
          <w:sz w:val="24"/>
          <w:szCs w:val="24"/>
          <w:rtl w:val="0"/>
        </w:rPr>
        <w:t xml:space="preserve">12 unrestored metabolomes have less between-sample variation t</w:t>
      </w:r>
      <w:r w:rsidDel="00000000" w:rsidR="00000000" w:rsidRPr="00000000">
        <w:rPr>
          <w:rFonts w:ascii="Times New Roman" w:cs="Times New Roman" w:eastAsia="Times New Roman" w:hAnsi="Times New Roman"/>
          <w:sz w:val="24"/>
          <w:szCs w:val="24"/>
          <w:rtl w:val="0"/>
        </w:rPr>
        <w:t xml:space="preserve">han the 6 reference metabolomes. Concentrations of trehalose and acetate were significantly greater in unrestored salterns than in the reference wetland</w:t>
      </w:r>
      <w:r w:rsidDel="00000000" w:rsidR="00000000" w:rsidRPr="00000000">
        <w:rPr>
          <w:rFonts w:ascii="Times New Roman" w:cs="Times New Roman" w:eastAsia="Times New Roman" w:hAnsi="Times New Roman"/>
          <w:sz w:val="24"/>
          <w:szCs w:val="24"/>
          <w:rtl w:val="0"/>
        </w:rPr>
        <w:t xml:space="preserve">, while concentrations of glucose, fructose, sucrose, proline, and 2-Oxoisocaproate were significantly greater in the reference wetland (Kruskal-Wallis, P</w:t>
      </w:r>
      <w:r w:rsidDel="00000000" w:rsidR="00000000" w:rsidRPr="00000000">
        <w:rPr>
          <w:rFonts w:ascii="Times New Roman" w:cs="Times New Roman" w:eastAsia="Times New Roman" w:hAnsi="Times New Roman"/>
          <w:sz w:val="24"/>
          <w:szCs w:val="24"/>
          <w:vertAlign w:val="subscript"/>
          <w:rtl w:val="0"/>
        </w:rPr>
        <w:t xml:space="preserve">FDR</w:t>
      </w:r>
      <w:r w:rsidDel="00000000" w:rsidR="00000000" w:rsidRPr="00000000">
        <w:rPr>
          <w:rFonts w:ascii="Times New Roman" w:cs="Times New Roman" w:eastAsia="Times New Roman" w:hAnsi="Times New Roman"/>
          <w:sz w:val="24"/>
          <w:szCs w:val="24"/>
          <w:rtl w:val="0"/>
        </w:rPr>
        <w:t xml:space="preserve"> &lt; 0.05, Figure 2).</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Trimethylamine,</w:t>
      </w:r>
      <w:r w:rsidDel="00000000" w:rsidR="00000000" w:rsidRPr="00000000">
        <w:rPr>
          <w:rFonts w:ascii="Times New Roman" w:cs="Times New Roman" w:eastAsia="Times New Roman" w:hAnsi="Times New Roman"/>
          <w:sz w:val="24"/>
          <w:szCs w:val="24"/>
          <w:rtl w:val="0"/>
        </w:rPr>
        <w:t xml:space="preserve"> trehalose, acetate, and methylamine were positively correlated with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flux while glucose, fructose, sucrose, proline, 2-oxoisocaproate, valine, isoleucine, alanine, leucine, 3-hydroxybutyrate, and benzoate were negatively correlated with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flux (Figure 3).</w:t>
      </w:r>
      <w:r w:rsidDel="00000000" w:rsidR="00000000" w:rsidRPr="00000000">
        <w:rPr>
          <w:rFonts w:ascii="Times New Roman" w:cs="Times New Roman" w:eastAsia="Times New Roman" w:hAnsi="Times New Roman"/>
          <w:sz w:val="24"/>
          <w:szCs w:val="24"/>
          <w:rtl w:val="0"/>
        </w:rPr>
        <w:t xml:space="preserve"> TMA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trehalose, acetate, and </w:t>
      </w:r>
      <w:r w:rsidDel="00000000" w:rsidR="00000000" w:rsidRPr="00000000">
        <w:rPr>
          <w:rFonts w:ascii="Times New Roman" w:cs="Times New Roman" w:eastAsia="Times New Roman" w:hAnsi="Times New Roman"/>
          <w:sz w:val="24"/>
          <w:szCs w:val="24"/>
          <w:rtl w:val="0"/>
        </w:rPr>
        <w:t xml:space="preserve">MMA were significantly positively correlated with </w:t>
      </w:r>
      <w:r w:rsidDel="00000000" w:rsidR="00000000" w:rsidRPr="00000000">
        <w:rPr>
          <w:rFonts w:ascii="Times New Roman" w:cs="Times New Roman" w:eastAsia="Times New Roman" w:hAnsi="Times New Roman"/>
          <w:i w:val="1"/>
          <w:iCs w:val="1"/>
          <w:sz w:val="24"/>
          <w:szCs w:val="24"/>
          <w:rtl w:val="0"/>
        </w:rPr>
        <w:t xml:space="preserve">mcrABG</w:t>
      </w:r>
      <w:r w:rsidDel="00000000" w:rsidR="00000000" w:rsidRPr="00000000">
        <w:rPr>
          <w:rFonts w:ascii="Times New Roman" w:cs="Times New Roman" w:eastAsia="Times New Roman" w:hAnsi="Times New Roman"/>
          <w:sz w:val="24"/>
          <w:szCs w:val="24"/>
          <w:rtl w:val="0"/>
        </w:rPr>
        <w:t xml:space="preserve"> while sucrose, 2-oxoisocaproate, fructose, glucose, and proline were the most negatively correlated with </w:t>
      </w:r>
      <w:r w:rsidDel="00000000" w:rsidR="00000000" w:rsidRPr="00000000">
        <w:rPr>
          <w:rFonts w:ascii="Times New Roman" w:cs="Times New Roman" w:eastAsia="Times New Roman" w:hAnsi="Times New Roman"/>
          <w:i w:val="1"/>
          <w:iCs w:val="1"/>
          <w:sz w:val="24"/>
          <w:szCs w:val="24"/>
          <w:rtl w:val="0"/>
        </w:rPr>
        <w:t xml:space="preserve">mcrA</w:t>
      </w:r>
      <w:r w:rsidDel="00000000" w:rsidR="00000000" w:rsidRPr="00000000">
        <w:rPr>
          <w:rFonts w:ascii="Times New Roman" w:cs="Times New Roman" w:eastAsia="Times New Roman" w:hAnsi="Times New Roman"/>
          <w:sz w:val="24"/>
          <w:szCs w:val="24"/>
          <w:rtl w:val="0"/>
        </w:rPr>
        <w:t xml:space="preserve"> (Figure S4). Dissimilarity in metabolomic composition was significantly correlated with dissimilarity in taxonomic composition (Mantel test, r = 0.78, p &lt; 0.001).</w:t>
      </w:r>
      <w:r w:rsidDel="00000000" w:rsidR="00000000" w:rsidRPr="00000000">
        <w:rPr>
          <w:rtl w:val="0"/>
        </w:rPr>
      </w:r>
    </w:p>
    <w:p w:rsidR="00000000" w:rsidDel="00000000" w:rsidP="00000000" w:rsidRDefault="00000000" w:rsidRPr="00000000" w14:paraId="00000040">
      <w:pPr>
        <w:pStyle w:val="Heading3"/>
        <w:spacing w:line="480" w:lineRule="auto"/>
        <w:rPr>
          <w:rFonts w:ascii="Times New Roman" w:cs="Times New Roman" w:eastAsia="Times New Roman" w:hAnsi="Times New Roman"/>
          <w:i w:val="1"/>
          <w:iCs w:val="1"/>
          <w:color w:val="000000"/>
          <w:sz w:val="24"/>
          <w:szCs w:val="24"/>
        </w:rPr>
      </w:pPr>
      <w:bookmarkStart w:colFirst="0" w:colLast="0" w:name="_jc522buqbuak" w:id="14"/>
      <w:bookmarkEnd w:id="14"/>
      <w:r w:rsidDel="00000000" w:rsidR="00000000" w:rsidRPr="00000000">
        <w:rPr>
          <w:rFonts w:ascii="Times New Roman" w:cs="Times New Roman" w:eastAsia="Times New Roman" w:hAnsi="Times New Roman"/>
          <w:i w:val="1"/>
          <w:iCs w:val="1"/>
          <w:color w:val="000000"/>
          <w:sz w:val="24"/>
          <w:szCs w:val="24"/>
          <w:rtl w:val="0"/>
        </w:rPr>
        <w:t xml:space="preserve">Substrate additions</w:t>
      </w:r>
    </w:p>
    <w:p w:rsidR="00000000" w:rsidDel="00000000" w:rsidP="00000000" w:rsidRDefault="00000000" w:rsidRPr="00000000" w14:paraId="0000004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and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production rates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microcosms were all significantly affected by time and/or treatment and/or their interaction in each of the oxygen conditions (Table 2). In the aerobic microcosms, the cumulative amount of </w:t>
      </w:r>
      <w:r w:rsidDel="00000000" w:rsidR="00000000" w:rsidRPr="00000000">
        <w:rPr>
          <w:rFonts w:ascii="Times New Roman" w:cs="Times New Roman" w:eastAsia="Times New Roman" w:hAnsi="Times New Roman"/>
          <w:sz w:val="24"/>
          <w:szCs w:val="24"/>
          <w:rtl w:val="0"/>
        </w:rPr>
        <w:t xml:space="preserve">produced </w:t>
      </w: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increased over time in controls, </w:t>
      </w:r>
      <w:r w:rsidDel="00000000" w:rsidR="00000000" w:rsidRPr="00000000">
        <w:rPr>
          <w:rFonts w:ascii="Times New Roman" w:cs="Times New Roman" w:eastAsia="Times New Roman" w:hAnsi="Times New Roman"/>
          <w:sz w:val="24"/>
          <w:szCs w:val="24"/>
          <w:rtl w:val="0"/>
        </w:rPr>
        <w:t xml:space="preserve">MPn-acid addition, and DM-MPn addition, with most production occurring in the first 2 days (Figure 4a). The MPn-acid microcosms tended to have the highest cumulative methane production rates, but this was not significantly greater than the controls - C</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was primarily dependent on time</w:t>
      </w:r>
      <w:r w:rsidDel="00000000" w:rsidR="00000000" w:rsidRPr="00000000">
        <w:rPr>
          <w:rFonts w:ascii="Times New Roman" w:cs="Times New Roman" w:eastAsia="Times New Roman" w:hAnsi="Times New Roman"/>
          <w:sz w:val="24"/>
          <w:szCs w:val="24"/>
          <w:rtl w:val="0"/>
        </w:rPr>
        <w:t xml:space="preserve"> (Table 2). By day 14, however, t</w:t>
      </w:r>
      <w:r w:rsidDel="00000000" w:rsidR="00000000" w:rsidRPr="00000000">
        <w:rPr>
          <w:rFonts w:ascii="Times New Roman" w:cs="Times New Roman" w:eastAsia="Times New Roman" w:hAnsi="Times New Roman"/>
          <w:sz w:val="24"/>
          <w:szCs w:val="24"/>
          <w:rtl w:val="0"/>
        </w:rPr>
        <w:t xml:space="preserve">he total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produced in the MPn-acid treatment was significantly greater than that in the DM-MPn treatment (Tukey p &lt; 0.05, Figure S5)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was produced (a total ranging from 1500 to 7000 µmol) in all aerobic microcosms; production increased significantly over time but was unaffected by substrate (Figure 4c, Table 2). This suggests overall aerobic microbial respiration in these microcosms. Very little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(0.1 to 2 µmol) was produced in the aerobic microcosms, but minor production did occur, particularly in the MPn-acid addition in days 6 - 14 and there was a significant interaction between time and substrate (Figure 4e, Table 2). There were no significant differences in total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produced</w:t>
      </w:r>
      <w:r w:rsidDel="00000000" w:rsidR="00000000" w:rsidRPr="00000000">
        <w:rPr>
          <w:rFonts w:ascii="Times New Roman" w:cs="Times New Roman" w:eastAsia="Times New Roman" w:hAnsi="Times New Roman"/>
          <w:sz w:val="24"/>
          <w:szCs w:val="24"/>
          <w:rtl w:val="0"/>
        </w:rPr>
        <w:t xml:space="preserve"> among the substrates when looking only at day 14 (Figure S5). </w:t>
      </w:r>
    </w:p>
    <w:p w:rsidR="00000000" w:rsidDel="00000000" w:rsidP="00000000" w:rsidRDefault="00000000" w:rsidRPr="00000000" w14:paraId="0000004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anaerobic microcosms,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concentrations were unexpectedly higher in the controls than in all of the substrate additions except for TMA (Figure 4b, S5)</w:t>
      </w:r>
      <w:r w:rsidDel="00000000" w:rsidR="00000000" w:rsidRPr="00000000">
        <w:rPr>
          <w:rFonts w:ascii="Times New Roman" w:cs="Times New Roman" w:eastAsia="Times New Roman" w:hAnsi="Times New Roman"/>
          <w:sz w:val="24"/>
          <w:szCs w:val="24"/>
          <w:rtl w:val="0"/>
        </w:rPr>
        <w:t xml:space="preserve">. There was a significant interaction between time and substrate affecting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(Table 2) such that by day 14, significantly more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was produced in the controls and TMA additions compared to all other substrates (Figure S5). </w:t>
      </w:r>
      <w:r w:rsidDel="00000000" w:rsidR="00000000" w:rsidRPr="00000000">
        <w:rPr>
          <w:rFonts w:ascii="Times New Roman" w:cs="Times New Roman" w:eastAsia="Times New Roman" w:hAnsi="Times New Roman"/>
          <w:sz w:val="24"/>
          <w:szCs w:val="24"/>
          <w:rtl w:val="0"/>
        </w:rPr>
        <w:t xml:space="preserve">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was consumed, relative to the ~ 5% concentration in the anaerobic chamber, in all of the substrate additions and controls except for the DMA additions (Figure 4d)</w:t>
      </w:r>
      <w:r w:rsidDel="00000000" w:rsidR="00000000" w:rsidRPr="00000000">
        <w:rPr>
          <w:rFonts w:ascii="Times New Roman" w:cs="Times New Roman" w:eastAsia="Times New Roman" w:hAnsi="Times New Roman"/>
          <w:sz w:val="24"/>
          <w:szCs w:val="24"/>
          <w:rtl w:val="0"/>
        </w:rPr>
        <w:t xml:space="preserve">. There was a significant interaction between time and substrate affecting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production or consumption (Table 2) such that by day 14, controls had consumed the most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and DMA had produced the most CO</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(Figure S5). Time and substrate interacted significantly to affect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production, with the </w:t>
      </w:r>
      <w:r w:rsidDel="00000000" w:rsidR="00000000" w:rsidRPr="00000000">
        <w:rPr>
          <w:rFonts w:ascii="Times New Roman" w:cs="Times New Roman" w:eastAsia="Times New Roman" w:hAnsi="Times New Roman"/>
          <w:sz w:val="24"/>
          <w:szCs w:val="24"/>
          <w:rtl w:val="0"/>
        </w:rPr>
        <w:t xml:space="preserve">DMA addition leading to significant increases in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production while the controls and other substrates produced very little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(Figure 4f, Table 2, Figure S5). </w:t>
      </w:r>
      <w:r w:rsidDel="00000000" w:rsidR="00000000" w:rsidRPr="00000000">
        <w:rPr>
          <w:rtl w:val="0"/>
        </w:rPr>
      </w:r>
    </w:p>
    <w:p w:rsidR="00000000" w:rsidDel="00000000" w:rsidP="00000000" w:rsidRDefault="00000000" w:rsidRPr="00000000" w14:paraId="00000043">
      <w:pPr>
        <w:pStyle w:val="Heading3"/>
        <w:spacing w:line="480" w:lineRule="auto"/>
        <w:rPr>
          <w:rFonts w:ascii="Times New Roman" w:cs="Times New Roman" w:eastAsia="Times New Roman" w:hAnsi="Times New Roman"/>
          <w:i w:val="1"/>
          <w:iCs w:val="1"/>
          <w:color w:val="000000"/>
          <w:sz w:val="24"/>
          <w:szCs w:val="24"/>
        </w:rPr>
      </w:pPr>
      <w:bookmarkStart w:colFirst="0" w:colLast="0" w:name="_xyawxcqkw0rv" w:id="15"/>
      <w:bookmarkEnd w:id="15"/>
      <w:r w:rsidDel="00000000" w:rsidR="00000000" w:rsidRPr="00000000">
        <w:rPr>
          <w:rFonts w:ascii="Times New Roman" w:cs="Times New Roman" w:eastAsia="Times New Roman" w:hAnsi="Times New Roman"/>
          <w:i w:val="1"/>
          <w:iCs w:val="1"/>
          <w:color w:val="000000"/>
          <w:sz w:val="24"/>
          <w:szCs w:val="24"/>
          <w:rtl w:val="0"/>
        </w:rPr>
        <w:t xml:space="preserve">Cultur</w:t>
      </w:r>
      <w:r w:rsidDel="00000000" w:rsidR="00000000" w:rsidRPr="00000000">
        <w:rPr>
          <w:rFonts w:ascii="Times New Roman" w:cs="Times New Roman" w:eastAsia="Times New Roman" w:hAnsi="Times New Roman"/>
          <w:i w:val="1"/>
          <w:iCs w:val="1"/>
          <w:color w:val="000000"/>
          <w:sz w:val="24"/>
          <w:szCs w:val="24"/>
          <w:rtl w:val="0"/>
        </w:rPr>
        <w:t xml:space="preserve">ing</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Several aerobic and anaerobic taxa from the hypersaline unrestored salterns were isolated and sequenced (Table S3). As no anaerobic methanogens were isolated, we focused on aerobic bacteria that might produce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from methylphosphonate degradation. </w:t>
      </w:r>
      <w:r w:rsidDel="00000000" w:rsidR="00000000" w:rsidRPr="00000000">
        <w:rPr>
          <w:rFonts w:ascii="Times New Roman" w:cs="Times New Roman" w:eastAsia="Times New Roman" w:hAnsi="Times New Roman"/>
          <w:sz w:val="24"/>
          <w:szCs w:val="24"/>
          <w:rtl w:val="0"/>
        </w:rPr>
        <w:t xml:space="preserve">Members of </w:t>
      </w:r>
      <w:r w:rsidDel="00000000" w:rsidR="00000000" w:rsidRPr="00000000">
        <w:rPr>
          <w:rFonts w:ascii="Times New Roman" w:cs="Times New Roman" w:eastAsia="Times New Roman" w:hAnsi="Times New Roman"/>
          <w:i w:val="1"/>
          <w:iCs w:val="1"/>
          <w:sz w:val="24"/>
          <w:szCs w:val="24"/>
          <w:rtl w:val="0"/>
        </w:rPr>
        <w:t xml:space="preserve">Halomonas, Saligentibacter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Idiomarina </w:t>
      </w:r>
      <w:r w:rsidDel="00000000" w:rsidR="00000000" w:rsidRPr="00000000">
        <w:rPr>
          <w:rFonts w:ascii="Times New Roman" w:cs="Times New Roman" w:eastAsia="Times New Roman" w:hAnsi="Times New Roman"/>
          <w:sz w:val="24"/>
          <w:szCs w:val="24"/>
          <w:rtl w:val="0"/>
        </w:rPr>
        <w:t xml:space="preserve">were isolated aerobically with hypersaline marine agar. All of these isolated genera were significantly more abundant in unrestored salterns than the restored saltern and reference wetland, demonstrating a preference for high salt concentrations (Figure S6). Of these genera, only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contains members with the genes encoding the C-P lyase pathway. Of the two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isolates in this study, the isolate identified as </w:t>
      </w:r>
      <w:r w:rsidDel="00000000" w:rsidR="00000000" w:rsidRPr="00000000">
        <w:rPr>
          <w:rFonts w:ascii="Times New Roman" w:cs="Times New Roman" w:eastAsia="Times New Roman" w:hAnsi="Times New Roman"/>
          <w:i w:val="1"/>
          <w:iCs w:val="1"/>
          <w:sz w:val="24"/>
          <w:szCs w:val="24"/>
          <w:rtl w:val="0"/>
        </w:rPr>
        <w:t xml:space="preserve">Halomonas </w:t>
      </w:r>
      <w:r w:rsidDel="00000000" w:rsidR="00000000" w:rsidRPr="00000000">
        <w:rPr>
          <w:rFonts w:ascii="Times New Roman" w:cs="Times New Roman" w:eastAsia="Times New Roman" w:hAnsi="Times New Roman"/>
          <w:sz w:val="24"/>
          <w:szCs w:val="24"/>
          <w:rtl w:val="0"/>
        </w:rPr>
        <w:t xml:space="preserve">sp. D contained the C-P lyase pathway and methylphosphonate transport genes while the isolate identified as </w:t>
      </w:r>
      <w:r w:rsidDel="00000000" w:rsidR="00000000" w:rsidRPr="00000000">
        <w:rPr>
          <w:rFonts w:ascii="Times New Roman" w:cs="Times New Roman" w:eastAsia="Times New Roman" w:hAnsi="Times New Roman"/>
          <w:i w:val="1"/>
          <w:iCs w:val="1"/>
          <w:sz w:val="24"/>
          <w:szCs w:val="24"/>
          <w:rtl w:val="0"/>
        </w:rPr>
        <w:t xml:space="preserve">H. </w:t>
      </w:r>
      <w:r w:rsidDel="00000000" w:rsidR="00000000" w:rsidRPr="00000000">
        <w:rPr>
          <w:rFonts w:ascii="Times New Roman" w:cs="Times New Roman" w:eastAsia="Times New Roman" w:hAnsi="Times New Roman"/>
          <w:i w:val="1"/>
          <w:iCs w:val="1"/>
          <w:sz w:val="24"/>
          <w:szCs w:val="24"/>
          <w:rtl w:val="0"/>
        </w:rPr>
        <w:t xml:space="preserve">saccharevitans</w:t>
      </w:r>
      <w:r w:rsidDel="00000000" w:rsidR="00000000" w:rsidRPr="00000000">
        <w:rPr>
          <w:rFonts w:ascii="Times New Roman" w:cs="Times New Roman" w:eastAsia="Times New Roman" w:hAnsi="Times New Roman"/>
          <w:sz w:val="24"/>
          <w:szCs w:val="24"/>
          <w:rtl w:val="0"/>
        </w:rPr>
        <w:t xml:space="preserve"> did not (Figure 5). Six other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genomes also contained multiple MPn transport and degradation genes, while 17 did not (Figure 5). </w:t>
      </w:r>
      <w:r w:rsidDel="00000000" w:rsidR="00000000" w:rsidRPr="00000000">
        <w:rPr>
          <w:rFonts w:ascii="Times New Roman" w:cs="Times New Roman" w:eastAsia="Times New Roman" w:hAnsi="Times New Roman"/>
          <w:i w:val="1"/>
          <w:iCs w:val="1"/>
          <w:sz w:val="24"/>
          <w:szCs w:val="24"/>
          <w:rtl w:val="0"/>
        </w:rPr>
        <w:t xml:space="preserve">Halomonas </w:t>
      </w:r>
      <w:r w:rsidDel="00000000" w:rsidR="00000000" w:rsidRPr="00000000">
        <w:rPr>
          <w:rFonts w:ascii="Times New Roman" w:cs="Times New Roman" w:eastAsia="Times New Roman" w:hAnsi="Times New Roman"/>
          <w:sz w:val="24"/>
          <w:szCs w:val="24"/>
          <w:rtl w:val="0"/>
        </w:rPr>
        <w:t xml:space="preserve">sp. D</w:t>
      </w:r>
      <w:r w:rsidDel="00000000" w:rsidR="00000000" w:rsidRPr="00000000">
        <w:rPr>
          <w:rFonts w:ascii="Times New Roman" w:cs="Times New Roman" w:eastAsia="Times New Roman" w:hAnsi="Times New Roman"/>
          <w:sz w:val="24"/>
          <w:szCs w:val="24"/>
          <w:rtl w:val="0"/>
        </w:rPr>
        <w:t xml:space="preserve"> produced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when provided with methylphosphonate as an inorganic phosphorus source, while </w:t>
      </w:r>
      <w:r w:rsidDel="00000000" w:rsidR="00000000" w:rsidRPr="00000000">
        <w:rPr>
          <w:rFonts w:ascii="Times New Roman" w:cs="Times New Roman" w:eastAsia="Times New Roman" w:hAnsi="Times New Roman"/>
          <w:i w:val="1"/>
          <w:iCs w:val="1"/>
          <w:sz w:val="24"/>
          <w:szCs w:val="24"/>
          <w:rtl w:val="0"/>
        </w:rPr>
        <w:t xml:space="preserve">H. </w:t>
      </w:r>
      <w:r w:rsidDel="00000000" w:rsidR="00000000" w:rsidRPr="00000000">
        <w:rPr>
          <w:rFonts w:ascii="Times New Roman" w:cs="Times New Roman" w:eastAsia="Times New Roman" w:hAnsi="Times New Roman"/>
          <w:i w:val="1"/>
          <w:iCs w:val="1"/>
          <w:sz w:val="24"/>
          <w:szCs w:val="24"/>
          <w:rtl w:val="0"/>
        </w:rPr>
        <w:t xml:space="preserve">saccharevitans</w:t>
      </w:r>
      <w:r w:rsidDel="00000000" w:rsidR="00000000" w:rsidRPr="00000000">
        <w:rPr>
          <w:rFonts w:ascii="Times New Roman" w:cs="Times New Roman" w:eastAsia="Times New Roman" w:hAnsi="Times New Roman"/>
          <w:sz w:val="24"/>
          <w:szCs w:val="24"/>
          <w:rtl w:val="0"/>
        </w:rPr>
        <w:t xml:space="preserve"> did not (Figure 6).</w:t>
      </w:r>
    </w:p>
    <w:p w:rsidR="00000000" w:rsidDel="00000000" w:rsidP="00000000" w:rsidRDefault="00000000" w:rsidRPr="00000000" w14:paraId="00000045">
      <w:pPr>
        <w:pStyle w:val="Heading3"/>
        <w:spacing w:line="480" w:lineRule="auto"/>
        <w:rPr>
          <w:rFonts w:ascii="Times New Roman" w:cs="Times New Roman" w:eastAsia="Times New Roman" w:hAnsi="Times New Roman"/>
          <w:i w:val="1"/>
          <w:iCs w:val="1"/>
          <w:color w:val="000000"/>
          <w:sz w:val="24"/>
          <w:szCs w:val="24"/>
        </w:rPr>
      </w:pPr>
      <w:bookmarkStart w:colFirst="0" w:colLast="0" w:name="_xwn5gke3w8s" w:id="16"/>
      <w:bookmarkEnd w:id="16"/>
      <w:commentRangeStart w:id="33"/>
      <w:commentRangeStart w:id="34"/>
      <w:r w:rsidDel="00000000" w:rsidR="00000000" w:rsidRPr="00000000">
        <w:rPr>
          <w:rFonts w:ascii="Times New Roman" w:cs="Times New Roman" w:eastAsia="Times New Roman" w:hAnsi="Times New Roman"/>
          <w:i w:val="1"/>
          <w:iCs w:val="1"/>
          <w:color w:val="000000"/>
          <w:sz w:val="24"/>
          <w:szCs w:val="24"/>
          <w:rtl w:val="0"/>
        </w:rPr>
        <w:t xml:space="preserve">Metabolic model</w:t>
      </w:r>
      <w:commentRangeEnd w:id="33"/>
      <w:r w:rsidDel="00000000" w:rsidR="00000000" w:rsidRPr="00000000">
        <w:commentReference w:id="33"/>
      </w:r>
      <w:commentRangeEnd w:id="34"/>
      <w:r w:rsidDel="00000000" w:rsidR="00000000" w:rsidRPr="00000000">
        <w:commentReference w:id="34"/>
      </w:r>
      <w:r w:rsidDel="00000000" w:rsidR="00000000" w:rsidRPr="00000000">
        <w:rPr>
          <w:rFonts w:ascii="Times New Roman" w:cs="Times New Roman" w:eastAsia="Times New Roman" w:hAnsi="Times New Roman"/>
          <w:i w:val="1"/>
          <w:iCs w:val="1"/>
          <w:color w:val="000000"/>
          <w:sz w:val="24"/>
          <w:szCs w:val="24"/>
          <w:rtl w:val="0"/>
        </w:rPr>
        <w:t xml:space="preserve">in</w:t>
      </w:r>
      <w:commentRangeStart w:id="35"/>
      <w:r w:rsidDel="00000000" w:rsidR="00000000" w:rsidRPr="00000000">
        <w:rPr>
          <w:rFonts w:ascii="Times New Roman" w:cs="Times New Roman" w:eastAsia="Times New Roman" w:hAnsi="Times New Roman"/>
          <w:i w:val="1"/>
          <w:iCs w:val="1"/>
          <w:color w:val="000000"/>
          <w:sz w:val="24"/>
          <w:szCs w:val="24"/>
          <w:rtl w:val="0"/>
        </w:rPr>
        <w:t xml:space="preserve">g</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Soil DNA density was significantly positively correlated with methane flux (Figure S7), therefore, we only used methane emissions and fluxes that were normalized by DNA density for all modeling efforts. The simulated methane production of the MPn-consuming community members correlated remarkably well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0.966) with the experimental methane emissions (Figure S8), and was most correlated when the phosphate source ratio was 0.07 (at least 1/14 of the to</w:t>
      </w:r>
      <w:commentRangeStart w:id="36"/>
      <w:r w:rsidDel="00000000" w:rsidR="00000000" w:rsidRPr="00000000">
        <w:rPr>
          <w:rFonts w:ascii="Times New Roman" w:cs="Times New Roman" w:eastAsia="Times New Roman" w:hAnsi="Times New Roman"/>
          <w:sz w:val="24"/>
          <w:szCs w:val="24"/>
          <w:rtl w:val="0"/>
        </w:rPr>
        <w:t xml:space="preserve">tal phosphate consumed in methylphosphonate versus inorganic phosphate). The line-of-best-fit equation from this regression</w:t>
      </w:r>
    </w:p>
    <w:p>
      <w:r>
        <w:rPr>
          <w:b/>
          <w:color w:val="C00000"/>
          <w:sz w:val="18"/>
        </w:rPr>
        <w:t>CLAUDE »  WRONG FIGURE CITATION. '(Figure S8)' should be '(Figure 7a)': Figure S8 plots the abundances of the methylphosphonate- and betaine-consuming organisms against methane, whereas the modelled-versus-measured methane comparison described here is Figure 7a (figure7_corrected.png panel a).</w:t>
      </w:r>
    </w:p>
    <w:p>
      <w:r>
        <w:rPr>
          <w:b/>
          <w:color w:val="C00000"/>
          <w:sz w:val="18"/>
        </w:rPr>
        <w:t>CLAUDE »  STALE NUMBER. R2 = 0.966 comes from a pre-DNA-weighting analysis and matches nothing in the current data. Submitted Figure 7 shows R2 = 0.89 (DNA-normalized); on a consistent raw-areal basis it is R2 = 0.37. Honest statistic: Spearman rho = 0.60, p = 0.21 (n = 6, not significant). Corrected values in figure7_corrected.png / figure7_stats.json.</w:t>
      </w:r>
    </w:p>
    <w:p>
      <w:r>
        <w:rPr>
          <w:b/>
          <w:color w:val="C00000"/>
          <w:sz w:val="18"/>
        </w:rPr>
        <w:t>CLAUDE »  DNA normalization is applied to BOTH the methane axis and (elsewhere) the abundance axis. Dividing two quantities by a shared denominator (DNA) inflates their correlation (spurious correlation of ratios). Report the raw-areal-unit result as primary and state the normalization explicitly. See numbers_to_reconcile.md and figure7_corrected.png.</w:t>
      </w:r>
    </w:p>
    <w:p w:rsidR="00000000" w:rsidDel="00000000" w:rsidP="00000000" w:rsidRDefault="00000000" w:rsidRPr="00000000" w14:paraId="00000047">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simulated</m:t>
            </m:r>
          </m:sub>
        </m:sSub>
        <m:r>
          <w:rPr>
            <w:rFonts w:ascii="Times New Roman" w:cs="Times New Roman" w:eastAsia="Times New Roman" w:hAnsi="Times New Roman"/>
            <w:sz w:val="24"/>
            <w:szCs w:val="24"/>
          </w:rPr>
          <m:t xml:space="preserve">=0.51*methan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experimental</m:t>
            </m:r>
          </m:sub>
        </m:sSub>
        <m:r>
          <w:rPr>
            <w:rFonts w:ascii="Times New Roman" w:cs="Times New Roman" w:eastAsia="Times New Roman" w:hAnsi="Times New Roman"/>
            <w:sz w:val="24"/>
            <w:szCs w:val="24"/>
          </w:rPr>
          <m:t xml:space="preserve">+138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umo</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methane</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*day*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ug DNA</m:t>
                </m:r>
              </m:num>
              <m:den>
                <m:r>
                  <w:rPr>
                    <w:rFonts w:ascii="Times New Roman" w:cs="Times New Roman" w:eastAsia="Times New Roman" w:hAnsi="Times New Roman"/>
                    <w:sz w:val="24"/>
                    <w:szCs w:val="24"/>
                  </w:rPr>
                  <m:t xml:space="preserve">g soil</m:t>
                </m:r>
              </m:den>
            </m:f>
          </m:den>
        </m:f>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reveals that generally the models predict half of the experimental methane flux. If the phosphate ratio is increased to 0.3 (at least ⅓ of total phosphate consumed is methylphosphonate), the models almost perfectly recapitulate the experimental methane emissions</w:t>
      </w:r>
    </w:p>
    <w:p w:rsidR="00000000" w:rsidDel="00000000" w:rsidP="00000000" w:rsidRDefault="00000000" w:rsidRPr="00000000" w14:paraId="00000049">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simulated</m:t>
            </m:r>
          </m:sub>
        </m:sSub>
        <m:r>
          <w:rPr>
            <w:rFonts w:ascii="Times New Roman" w:cs="Times New Roman" w:eastAsia="Times New Roman" w:hAnsi="Times New Roman"/>
            <w:sz w:val="24"/>
            <w:szCs w:val="24"/>
          </w:rPr>
          <m:t xml:space="preserve">=0.95*methan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experimental</m:t>
            </m:r>
          </m:sub>
        </m:sSub>
        <m:r>
          <w:rPr>
            <w:rFonts w:ascii="Times New Roman" w:cs="Times New Roman" w:eastAsia="Times New Roman" w:hAnsi="Times New Roman"/>
            <w:sz w:val="24"/>
            <w:szCs w:val="24"/>
          </w:rPr>
          <m:t xml:space="preserve">+224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umo</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methane</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*day*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ug DNA</m:t>
                </m:r>
              </m:num>
              <m:den>
                <m:r>
                  <w:rPr>
                    <w:rFonts w:ascii="Times New Roman" w:cs="Times New Roman" w:eastAsia="Times New Roman" w:hAnsi="Times New Roman"/>
                    <w:sz w:val="24"/>
                    <w:szCs w:val="24"/>
                  </w:rPr>
                  <m:t xml:space="preserve">g soil</m:t>
                </m:r>
              </m:den>
            </m:f>
          </m:den>
        </m:f>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yield an almost identical fit to the best fitting regression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0.968).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is worth noting that unconstraining the phosphate source ratio produced almost an identical fit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0.97</w:t>
      </w:r>
      <w:commentRangeEnd w:id="36"/>
      <w:r w:rsidDel="00000000" w:rsidR="00000000" w:rsidRPr="00000000">
        <w:commentReference w:id="36"/>
      </w:r>
      <w:r w:rsidDel="00000000" w:rsidR="00000000" w:rsidRPr="00000000">
        <w:rPr>
          <w:rFonts w:ascii="Times New Roman" w:cs="Times New Roman" w:eastAsia="Times New Roman" w:hAnsi="Times New Roman"/>
          <w:sz w:val="24"/>
          <w:szCs w:val="24"/>
          <w:rtl w:val="0"/>
        </w:rPr>
        <w:t xml:space="preserve">0) and still resulted in methylphosphonate consumption by several marine organisms in the </w:t>
      </w:r>
      <w:r w:rsidDel="00000000" w:rsidR="00000000" w:rsidRPr="00000000">
        <w:rPr>
          <w:rFonts w:ascii="Times New Roman" w:cs="Times New Roman" w:eastAsia="Times New Roman" w:hAnsi="Times New Roman"/>
          <w:i w:val="1"/>
          <w:iCs w:val="1"/>
          <w:sz w:val="24"/>
          <w:szCs w:val="24"/>
          <w:rtl w:val="0"/>
        </w:rPr>
        <w:t xml:space="preserve">Rhodobacteraceae</w:t>
      </w:r>
      <w:r w:rsidDel="00000000" w:rsidR="00000000" w:rsidRPr="00000000">
        <w:rPr>
          <w:rFonts w:ascii="Times New Roman" w:cs="Times New Roman" w:eastAsia="Times New Roman" w:hAnsi="Times New Roman"/>
          <w:sz w:val="24"/>
          <w:szCs w:val="24"/>
          <w:rtl w:val="0"/>
        </w:rPr>
        <w:t xml:space="preserve"> family: two species in the </w:t>
      </w:r>
      <w:r w:rsidDel="00000000" w:rsidR="00000000" w:rsidRPr="00000000">
        <w:rPr>
          <w:rFonts w:ascii="Times New Roman" w:cs="Times New Roman" w:eastAsia="Times New Roman" w:hAnsi="Times New Roman"/>
          <w:i w:val="1"/>
          <w:iCs w:val="1"/>
          <w:sz w:val="24"/>
          <w:szCs w:val="24"/>
          <w:rtl w:val="0"/>
        </w:rPr>
        <w:t xml:space="preserve">Roseovarius</w:t>
      </w:r>
      <w:r w:rsidDel="00000000" w:rsidR="00000000" w:rsidRPr="00000000">
        <w:rPr>
          <w:rFonts w:ascii="Times New Roman" w:cs="Times New Roman" w:eastAsia="Times New Roman" w:hAnsi="Times New Roman"/>
          <w:sz w:val="24"/>
          <w:szCs w:val="24"/>
          <w:rtl w:val="0"/>
        </w:rPr>
        <w:t xml:space="preserve"> genera and one species in the </w:t>
      </w:r>
      <w:r w:rsidDel="00000000" w:rsidR="00000000" w:rsidRPr="00000000">
        <w:rPr>
          <w:rFonts w:ascii="Times New Roman" w:cs="Times New Roman" w:eastAsia="Times New Roman" w:hAnsi="Times New Roman"/>
          <w:i w:val="1"/>
          <w:iCs w:val="1"/>
          <w:sz w:val="24"/>
          <w:szCs w:val="24"/>
          <w:rtl w:val="0"/>
        </w:rPr>
        <w:t xml:space="preserve">Albimonas</w:t>
      </w:r>
      <w:r w:rsidDel="00000000" w:rsidR="00000000" w:rsidRPr="00000000">
        <w:rPr>
          <w:rFonts w:ascii="Times New Roman" w:cs="Times New Roman" w:eastAsia="Times New Roman" w:hAnsi="Times New Roman"/>
          <w:sz w:val="24"/>
          <w:szCs w:val="24"/>
          <w:rtl w:val="0"/>
        </w:rPr>
        <w:t xml:space="preserve"> genera</w:t>
      </w:r>
      <w:r w:rsidDel="00000000" w:rsidR="00000000" w:rsidRPr="00000000">
        <w:rPr>
          <w:rFonts w:ascii="Times New Roman" w:cs="Times New Roman" w:eastAsia="Times New Roman" w:hAnsi="Times New Roman"/>
          <w:sz w:val="24"/>
          <w:szCs w:val="24"/>
          <w:rtl w:val="0"/>
        </w:rPr>
        <w:t xml:space="preserve">.  This family is by far the most abundant in the unrestored samples in Table 3, and was interestingly not prevalent in the restored or reference wetlands, which supports that this taxa is uniquely responsible for the methane emissions. </w:t>
      </w:r>
      <w:commentRangeStart w:id="37"/>
      <w:commentRangeStart w:id="38"/>
      <w:r w:rsidDel="00000000" w:rsidR="00000000" w:rsidRPr="00000000">
        <w:rPr>
          <w:rFonts w:ascii="Times New Roman" w:cs="Times New Roman" w:eastAsia="Times New Roman" w:hAnsi="Times New Roman"/>
          <w:i w:val="1"/>
          <w:iCs w:val="1"/>
          <w:sz w:val="24"/>
          <w:szCs w:val="24"/>
          <w:rtl w:val="0"/>
        </w:rPr>
        <w:t xml:space="preserve">Roseovarius</w:t>
      </w:r>
      <w:r w:rsidDel="00000000" w:rsidR="00000000" w:rsidRPr="00000000">
        <w:rPr>
          <w:rFonts w:ascii="Times New Roman" w:cs="Times New Roman" w:eastAsia="Times New Roman" w:hAnsi="Times New Roman"/>
          <w:sz w:val="24"/>
          <w:szCs w:val="24"/>
          <w:rtl w:val="0"/>
        </w:rPr>
        <w:t xml:space="preserve"> has been experimentally observed to consume methylphosphonates in phosphate-limited seawater in previous research </w:t>
      </w:r>
      <w:hyperlink r:id="rId78">
        <w:r w:rsidDel="00000000" w:rsidR="00000000" w:rsidRPr="00000000">
          <w:rPr>
            <w:rtl w:val="0"/>
          </w:rPr>
          <w:t xml:space="preserve">(77)</w:t>
        </w:r>
      </w:hyperlink>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Albimona</w:t>
      </w:r>
      <w:commentRangeEnd w:id="37"/>
      <w:r w:rsidDel="00000000" w:rsidR="00000000" w:rsidRPr="00000000">
        <w:commentReference w:id="37"/>
      </w:r>
      <w:commentRangeEnd w:id="38"/>
      <w:r w:rsidDel="00000000" w:rsidR="00000000" w:rsidRPr="00000000">
        <w:commentReference w:id="38"/>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spp. are </w:t>
      </w:r>
      <w:r w:rsidDel="00000000" w:rsidR="00000000" w:rsidRPr="00000000">
        <w:rPr>
          <w:rFonts w:ascii="Times New Roman" w:cs="Times New Roman" w:eastAsia="Times New Roman" w:hAnsi="Times New Roman"/>
          <w:sz w:val="24"/>
          <w:szCs w:val="24"/>
          <w:rtl w:val="0"/>
        </w:rPr>
        <w:t xml:space="preserve">halotolerant</w:t>
      </w:r>
      <w:r w:rsidDel="00000000" w:rsidR="00000000" w:rsidRPr="00000000">
        <w:rPr>
          <w:rFonts w:ascii="Times New Roman" w:cs="Times New Roman" w:eastAsia="Times New Roman" w:hAnsi="Times New Roman"/>
          <w:sz w:val="24"/>
          <w:szCs w:val="24"/>
          <w:rtl w:val="0"/>
        </w:rPr>
        <w:t xml:space="preserve"> bacteria that have been isolated from marine systems </w:t>
      </w:r>
      <w:hyperlink r:id="rId79">
        <w:r w:rsidDel="00000000" w:rsidR="00000000" w:rsidRPr="00000000">
          <w:rPr>
            <w:rtl w:val="0"/>
          </w:rPr>
          <w:t xml:space="preserve">(78)</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
        <w:rPr>
          <w:b/>
          <w:color w:val="C00000"/>
          <w:sz w:val="18"/>
        </w:rPr>
        <w:t>CLAUDE »  Lead with the UNCONSTRAINED (parameter-free) fit so the ratio cannot be read as tuned to the answer. Genus breakdown of the modelled MePn methane: Roseovarius 77%, Albimonas 11% (family_contribution.png) -- good support for this sentence.</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simulated methane production of the betaine-consuming community members correlated slightly less well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0.862) with the experimental methane emissions (Figure 7), with the line-of-best-fit</w:t>
      </w:r>
    </w:p>
    <w:p>
      <w:r>
        <w:rPr>
          <w:b/>
          <w:color w:val="C00000"/>
          <w:sz w:val="18"/>
        </w:rPr>
        <w:t>CLAUDE »  STALE. On the corrected raw basis the betaine model has NO relationship with measured methane (Spearman rho = -0.09, R2 = 0.10). 'slightly less well' overstates it -- it is essentially uncorrelated. See figure7_corrected.png panel a.</w:t>
      </w:r>
    </w:p>
    <w:p w:rsidR="00000000" w:rsidDel="00000000" w:rsidP="00000000" w:rsidRDefault="00000000" w:rsidRPr="00000000" w14:paraId="0000004C">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simulated</m:t>
            </m:r>
          </m:sub>
        </m:sSub>
        <m:r>
          <w:rPr>
            <w:rFonts w:ascii="Times New Roman" w:cs="Times New Roman" w:eastAsia="Times New Roman" w:hAnsi="Times New Roman"/>
            <w:sz w:val="24"/>
            <w:szCs w:val="24"/>
          </w:rPr>
          <m:t xml:space="preserve">=0.24*methan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experimental</m:t>
            </m:r>
          </m:sub>
        </m:sSub>
        <m:r>
          <w:rPr>
            <w:rFonts w:ascii="Times New Roman" w:cs="Times New Roman" w:eastAsia="Times New Roman" w:hAnsi="Times New Roman"/>
            <w:sz w:val="24"/>
            <w:szCs w:val="24"/>
          </w:rPr>
          <m:t xml:space="preserve">+4632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umo</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methane</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*day*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ug DNA</m:t>
                </m:r>
              </m:num>
              <m:den>
                <m:r>
                  <w:rPr>
                    <w:rFonts w:ascii="Times New Roman" w:cs="Times New Roman" w:eastAsia="Times New Roman" w:hAnsi="Times New Roman"/>
                    <w:sz w:val="24"/>
                    <w:szCs w:val="24"/>
                  </w:rPr>
                  <m:t xml:space="preserve">g soil</m:t>
                </m:r>
              </m:den>
            </m:f>
          </m:den>
        </m:f>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requiring substantially more adjustments in the slope and the y-intercept than the methylphosphonate-consuming models.   Six MAGs identified as Dethiosulfatibacteraceae and Acidaminobacteraceae produced the maximum methane allowed given the limited consumption of betaine and the stoichiometric limitations on the conversion, while four MAGs, notably including </w:t>
      </w:r>
      <w:r w:rsidDel="00000000" w:rsidR="00000000" w:rsidRPr="00000000">
        <w:rPr>
          <w:rFonts w:ascii="Times New Roman" w:cs="Times New Roman" w:eastAsia="Times New Roman" w:hAnsi="Times New Roman"/>
          <w:i w:val="1"/>
          <w:iCs w:val="1"/>
          <w:sz w:val="24"/>
          <w:szCs w:val="24"/>
          <w:rtl w:val="0"/>
        </w:rPr>
        <w:t xml:space="preserve">Halanaerobium</w:t>
      </w:r>
      <w:r w:rsidDel="00000000" w:rsidR="00000000" w:rsidRPr="00000000">
        <w:rPr>
          <w:rFonts w:ascii="Times New Roman" w:cs="Times New Roman" w:eastAsia="Times New Roman" w:hAnsi="Times New Roman"/>
          <w:sz w:val="24"/>
          <w:szCs w:val="24"/>
          <w:rtl w:val="0"/>
        </w:rPr>
        <w:t xml:space="preserve">, did not generate any TMA or consequently methane.</w:t>
      </w:r>
    </w:p>
    <w:p w:rsidR="00000000" w:rsidDel="00000000" w:rsidP="00000000" w:rsidRDefault="00000000" w:rsidRPr="00000000" w14:paraId="000000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further reveal that methane is produced stoichiometrically from betaine and almost from methylphosphonate (1.4 methane : 1 methylphosphonate). While this simplified the involved metabolisms, it complicated recapitulating the substrate addition experiment for methylphosphonate where 10 µmol of methane was produced from 1 µmol of methylphosphonate. </w:t>
      </w:r>
      <w:r w:rsidDel="00000000" w:rsidR="00000000" w:rsidRPr="00000000">
        <w:rPr>
          <w:rFonts w:ascii="Times New Roman" w:cs="Times New Roman" w:eastAsia="Times New Roman" w:hAnsi="Times New Roman"/>
          <w:sz w:val="24"/>
          <w:szCs w:val="24"/>
          <w:rtl w:val="0"/>
        </w:rPr>
        <w:t xml:space="preserve">This underestimation suggests that other sources of methane may be catalyzed by the consumption of methylphosphonate through pathways that are not captured by our models.</w:t>
      </w:r>
      <w:r w:rsidDel="00000000" w:rsidR="00000000" w:rsidRPr="00000000">
        <w:rPr>
          <w:rtl w:val="0"/>
        </w:rPr>
      </w:r>
    </w:p>
    <w:p w:rsidR="00000000" w:rsidDel="00000000" w:rsidP="00000000" w:rsidRDefault="00000000" w:rsidRPr="00000000" w14:paraId="000000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experimental abundances of methylphosphonate-consuming organisms was significantly positively correlated with methane emissions (</w:t>
      </w:r>
      <w:commentRangeStart w:id="39"/>
      <w:commentRangeStart w:id="40"/>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0.974 for all samples and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0.966 for unrestored samples), and more correlated than the betaine-reducing organisms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0.852 for all samples and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0.798 for unrestored samples</w:t>
      </w:r>
      <w:commentRangeEnd w:id="39"/>
      <w:r w:rsidDel="00000000" w:rsidR="00000000" w:rsidRPr="00000000">
        <w:commentReference w:id="39"/>
      </w:r>
      <w:commentRangeEnd w:id="40"/>
      <w:r w:rsidDel="00000000" w:rsidR="00000000" w:rsidRPr="00000000">
        <w:commentReference w:id="40"/>
      </w:r>
      <w:r w:rsidDel="00000000" w:rsidR="00000000" w:rsidRPr="00000000">
        <w:rPr>
          <w:rFonts w:ascii="Times New Roman" w:cs="Times New Roman" w:eastAsia="Times New Roman" w:hAnsi="Times New Roman"/>
          <w:sz w:val="24"/>
          <w:szCs w:val="24"/>
          <w:rtl w:val="0"/>
        </w:rPr>
        <w:t xml:space="preserve">). This experimentally supports the evidence from metabolic modeling that methylphosphonate is much more strongly associated with methane emissions than metabolism of the compatible solute betaine.</w:t>
      </w:r>
    </w:p>
    <w:p>
      <w:r>
        <w:rPr>
          <w:b/>
          <w:color w:val="C00000"/>
          <w:sz w:val="18"/>
        </w:rPr>
        <w:t>CLAUDE »  STALE / KEY CORRECTION. Recomputed on raw units over all 12 cores: MePn consumers rho = 0.73 (p = 0.007) and betaine consumers rho = 0.70 (p = 0.011) -- BOTH significant and of similar strength. The 'MePn &gt;&gt; betaine' separation is an artifact of the n = 6 subset + DNA double-normalization. On the raw unrestored-only subset neither is significant. See figure7_corrected.png panel b and numbers_to_reconcile.md.</w:t>
      </w:r>
    </w:p>
    <w:p w:rsidR="00000000" w:rsidDel="00000000" w:rsidP="00000000" w:rsidRDefault="00000000" w:rsidRPr="00000000" w14:paraId="00000050">
      <w:pPr>
        <w:pStyle w:val="Heading1"/>
        <w:spacing w:line="480" w:lineRule="auto"/>
        <w:rPr>
          <w:rFonts w:ascii="Times New Roman" w:cs="Times New Roman" w:eastAsia="Times New Roman" w:hAnsi="Times New Roman"/>
          <w:sz w:val="24"/>
          <w:szCs w:val="24"/>
        </w:rPr>
      </w:pPr>
      <w:bookmarkStart w:colFirst="0" w:colLast="0" w:name="_5n65yxxkp8x6" w:id="17"/>
      <w:bookmarkEnd w:id="17"/>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tl w:val="0"/>
        </w:rPr>
      </w:r>
    </w:p>
    <w:p w:rsidR="00000000" w:rsidDel="00000000" w:rsidP="00000000" w:rsidRDefault="00000000" w:rsidRPr="00000000" w14:paraId="00000051">
      <w:pPr>
        <w:pStyle w:val="Heading3"/>
        <w:spacing w:line="480" w:lineRule="auto"/>
        <w:rPr>
          <w:rFonts w:ascii="Times New Roman" w:cs="Times New Roman" w:eastAsia="Times New Roman" w:hAnsi="Times New Roman"/>
          <w:color w:val="000000"/>
          <w:sz w:val="24"/>
          <w:szCs w:val="24"/>
        </w:rPr>
      </w:pPr>
      <w:bookmarkStart w:colFirst="0" w:colLast="0" w:name="_hw4u7hlaxz7u" w:id="18"/>
      <w:bookmarkEnd w:id="18"/>
      <w:r w:rsidDel="00000000" w:rsidR="00000000" w:rsidRPr="00000000">
        <w:rPr>
          <w:rFonts w:ascii="Times New Roman" w:cs="Times New Roman" w:eastAsia="Times New Roman" w:hAnsi="Times New Roman"/>
          <w:color w:val="000000"/>
          <w:sz w:val="24"/>
          <w:szCs w:val="24"/>
          <w:rtl w:val="0"/>
        </w:rPr>
        <w:t xml:space="preserve">Metabolomics</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Given the differences in environmental characteristics and microbial community taxonomy and function </w:t>
      </w:r>
      <w:hyperlink r:id="rId80">
        <w:r w:rsidDel="00000000" w:rsidR="00000000" w:rsidRPr="00000000">
          <w:rPr>
            <w:rFonts w:ascii="Times New Roman" w:cs="Times New Roman" w:eastAsia="Times New Roman" w:hAnsi="Times New Roman"/>
            <w:sz w:val="24"/>
            <w:szCs w:val="24"/>
            <w:rtl w:val="0"/>
          </w:rPr>
          <w:t xml:space="preserve">(34)</w:t>
        </w:r>
      </w:hyperlink>
      <w:r w:rsidDel="00000000" w:rsidR="00000000" w:rsidRPr="00000000">
        <w:rPr>
          <w:rFonts w:ascii="Times New Roman" w:cs="Times New Roman" w:eastAsia="Times New Roman" w:hAnsi="Times New Roman"/>
          <w:sz w:val="24"/>
          <w:szCs w:val="24"/>
          <w:rtl w:val="0"/>
        </w:rPr>
        <w:t xml:space="preserve"> (Figure 1), it is not surprising that the metabolomes of the unrestored salterns, restored saltern, and reference wetland were also different (Figure 2, Figure S3). Despite taxonomic and metabolomic dissimilarity being positively correlated, metabolomic dissimilarity varied (Bray-Curtis index = 0.31 to 0.85) in even the most dissimilar taxonomic communities (Bray-Curtis index = 0.83 to ~0.96). The presence of the compatible solutes betaine and trehalose in all 19 samples suggests the use of these two compatible solutes by microorganisms in all of the sites, not just the hypersaline unrestored salterns, although trehalose was significantly more concentrated there. These results suggest a primary role of trehalose use by the organisms inhabiting the unrestored salterns, relative to other potential compatible solutes. </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Trehalose is a highly stable, hydrophilic, </w:t>
      </w:r>
      <w:r w:rsidDel="00000000" w:rsidR="00000000" w:rsidRPr="00000000">
        <w:rPr>
          <w:rFonts w:ascii="Times New Roman" w:cs="Times New Roman" w:eastAsia="Times New Roman" w:hAnsi="Times New Roman"/>
          <w:sz w:val="24"/>
          <w:szCs w:val="24"/>
          <w:rtl w:val="0"/>
        </w:rPr>
        <w:t xml:space="preserve">nonreducing</w:t>
      </w:r>
      <w:r w:rsidDel="00000000" w:rsidR="00000000" w:rsidRPr="00000000">
        <w:rPr>
          <w:rFonts w:ascii="Times New Roman" w:cs="Times New Roman" w:eastAsia="Times New Roman" w:hAnsi="Times New Roman"/>
          <w:sz w:val="24"/>
          <w:szCs w:val="24"/>
          <w:rtl w:val="0"/>
        </w:rPr>
        <w:t xml:space="preserve"> disaccharide that can function as a compatible solute or energy storage carbohydrate and play a role in protecting cells from desiccation and freezing </w:t>
      </w:r>
      <w:hyperlink r:id="rId81">
        <w:r w:rsidDel="00000000" w:rsidR="00000000" w:rsidRPr="00000000">
          <w:rPr>
            <w:rFonts w:ascii="Times New Roman" w:cs="Times New Roman" w:eastAsia="Times New Roman" w:hAnsi="Times New Roman"/>
            <w:sz w:val="24"/>
            <w:szCs w:val="24"/>
            <w:vertAlign w:val="baseline"/>
            <w:rtl w:val="0"/>
          </w:rPr>
          <w:t xml:space="preserve">(27, 28)</w:t>
        </w:r>
      </w:hyperlink>
      <w:r w:rsidDel="00000000" w:rsidR="00000000" w:rsidRPr="00000000">
        <w:rPr>
          <w:rFonts w:ascii="Times New Roman" w:cs="Times New Roman" w:eastAsia="Times New Roman" w:hAnsi="Times New Roman"/>
          <w:sz w:val="24"/>
          <w:szCs w:val="24"/>
          <w:rtl w:val="0"/>
        </w:rPr>
        <w:t xml:space="preserve">. Several genes, enzymes, and proteins involved in trehalose biosynthesis and degradation have been described. Trehalose synthase (TreS) converts the disaccharide maltose to trehalose, or vice versa, and subsequently </w:t>
      </w:r>
      <w:r w:rsidDel="00000000" w:rsidR="00000000" w:rsidRPr="00000000">
        <w:rPr>
          <w:rFonts w:ascii="Times New Roman" w:cs="Times New Roman" w:eastAsia="Times New Roman" w:hAnsi="Times New Roman"/>
          <w:i w:val="1"/>
          <w:iCs w:val="1"/>
          <w:sz w:val="24"/>
          <w:szCs w:val="24"/>
          <w:rtl w:val="0"/>
        </w:rPr>
        <w:t xml:space="preserve">pep2</w:t>
      </w:r>
      <w:r w:rsidDel="00000000" w:rsidR="00000000" w:rsidRPr="00000000">
        <w:rPr>
          <w:rFonts w:ascii="Times New Roman" w:cs="Times New Roman" w:eastAsia="Times New Roman" w:hAnsi="Times New Roman"/>
          <w:sz w:val="24"/>
          <w:szCs w:val="24"/>
          <w:rtl w:val="0"/>
        </w:rPr>
        <w:t xml:space="preserve"> phosphorylates maltose using ATP</w:t>
      </w:r>
      <w:r w:rsidDel="00000000" w:rsidR="00000000" w:rsidRPr="00000000">
        <w:rPr>
          <w:rFonts w:ascii="Times New Roman" w:cs="Times New Roman" w:eastAsia="Times New Roman" w:hAnsi="Times New Roman"/>
          <w:sz w:val="24"/>
          <w:szCs w:val="24"/>
          <w:rtl w:val="0"/>
        </w:rPr>
        <w:t xml:space="preserve">. These genes are also frequently associated with </w:t>
      </w:r>
      <w:r w:rsidDel="00000000" w:rsidR="00000000" w:rsidRPr="00000000">
        <w:rPr>
          <w:rFonts w:ascii="Times New Roman" w:cs="Times New Roman" w:eastAsia="Times New Roman" w:hAnsi="Times New Roman"/>
          <w:i w:val="1"/>
          <w:iCs w:val="1"/>
          <w:sz w:val="24"/>
          <w:szCs w:val="24"/>
          <w:rtl w:val="0"/>
        </w:rPr>
        <w:t xml:space="preserve">glgB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glgP</w:t>
      </w:r>
      <w:r w:rsidDel="00000000" w:rsidR="00000000" w:rsidRPr="00000000">
        <w:rPr>
          <w:rFonts w:ascii="Times New Roman" w:cs="Times New Roman" w:eastAsia="Times New Roman" w:hAnsi="Times New Roman"/>
          <w:sz w:val="24"/>
          <w:szCs w:val="24"/>
          <w:rtl w:val="0"/>
        </w:rPr>
        <w:t xml:space="preserve"> which are involved in glycogen cycling; trehalose can be converted to glycogen, a process which has been demonstrated in </w:t>
      </w:r>
      <w:r w:rsidDel="00000000" w:rsidR="00000000" w:rsidRPr="00000000">
        <w:rPr>
          <w:rFonts w:ascii="Times New Roman" w:cs="Times New Roman" w:eastAsia="Times New Roman" w:hAnsi="Times New Roman"/>
          <w:i w:val="1"/>
          <w:iCs w:val="1"/>
          <w:sz w:val="24"/>
          <w:szCs w:val="24"/>
          <w:rtl w:val="0"/>
        </w:rPr>
        <w:t xml:space="preserve">Mycobacteria</w:t>
      </w:r>
      <w:r w:rsidDel="00000000" w:rsidR="00000000" w:rsidRPr="00000000">
        <w:rPr>
          <w:rFonts w:ascii="Times New Roman" w:cs="Times New Roman" w:eastAsia="Times New Roman" w:hAnsi="Times New Roman"/>
          <w:sz w:val="24"/>
          <w:szCs w:val="24"/>
          <w:rtl w:val="0"/>
        </w:rPr>
        <w:t xml:space="preserve"> </w:t>
      </w:r>
      <w:hyperlink r:id="rId82">
        <w:r w:rsidDel="00000000" w:rsidR="00000000" w:rsidRPr="00000000">
          <w:rPr>
            <w:rtl w:val="0"/>
          </w:rPr>
          <w:t xml:space="preserve">(79)</w:t>
        </w:r>
      </w:hyperlink>
      <w:r w:rsidDel="00000000" w:rsidR="00000000" w:rsidRPr="00000000">
        <w:rPr>
          <w:rFonts w:ascii="Times New Roman" w:cs="Times New Roman" w:eastAsia="Times New Roman" w:hAnsi="Times New Roman"/>
          <w:sz w:val="24"/>
          <w:szCs w:val="24"/>
          <w:rtl w:val="0"/>
        </w:rPr>
        <w:t xml:space="preserve">. The enzyme trehalase can degrade trehalose to produce two molecules of glucose, or trehalose phosphorylase creates glucose 1-phosphate and glucose.</w:t>
      </w:r>
      <w:r w:rsidDel="00000000" w:rsidR="00000000" w:rsidRPr="00000000">
        <w:rPr>
          <w:rFonts w:ascii="Times New Roman" w:cs="Times New Roman" w:eastAsia="Times New Roman" w:hAnsi="Times New Roman"/>
          <w:sz w:val="24"/>
          <w:szCs w:val="24"/>
          <w:rtl w:val="0"/>
        </w:rPr>
        <w:t xml:space="preserve"> In this way, trehalose may contribute to microbial growth in the unrestored salterns, where it was in higher concentration compared to the restored saltern and reference wetland.</w:t>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metabolomic data only partially support the previously developed hypotheses about methylotrophic methanogenesis in the unrestored salterns. In fact, acetate concentrations were higher, and more highly correlated with methane flux, than any of the hypothesized methylotrophic substrates, so it cannot be ruled out that acetoclastic methanogenesis contributes to methane flux, despite previous substrate additions showing little methane production from acetate </w:t>
      </w:r>
      <w:hyperlink r:id="rId83">
        <w:r w:rsidDel="00000000" w:rsidR="00000000" w:rsidRPr="00000000">
          <w:rPr>
            <w:rFonts w:ascii="Times New Roman" w:cs="Times New Roman" w:eastAsia="Times New Roman" w:hAnsi="Times New Roman"/>
            <w:sz w:val="24"/>
            <w:szCs w:val="24"/>
            <w:rtl w:val="0"/>
          </w:rPr>
          <w:t xml:space="preserve">(34)</w:t>
        </w:r>
      </w:hyperlink>
      <w:r w:rsidDel="00000000" w:rsidR="00000000" w:rsidRPr="00000000">
        <w:rPr>
          <w:rFonts w:ascii="Times New Roman" w:cs="Times New Roman" w:eastAsia="Times New Roman" w:hAnsi="Times New Roman"/>
          <w:sz w:val="24"/>
          <w:szCs w:val="24"/>
          <w:rtl w:val="0"/>
        </w:rPr>
        <w:t xml:space="preserve">. However, some methylotrophic substrates were also found in salt pond sediment with NMR or GC-MS, including glycine betaine, dimethylsulfide, methanol, and methylphosphonate. Glycine betaine, however, can also be degraded non-methanogenically (Figure 1). Trimethylamine and dimethylamine were not reliably detected with NMR, despite the previous evidence suggesting the potential for methanogenesis from TMA and DMA in the dominant </w:t>
      </w:r>
      <w:r w:rsidDel="00000000" w:rsidR="00000000" w:rsidRPr="00000000">
        <w:rPr>
          <w:rFonts w:ascii="Times New Roman" w:cs="Times New Roman" w:eastAsia="Times New Roman" w:hAnsi="Times New Roman"/>
          <w:i w:val="1"/>
          <w:iCs w:val="1"/>
          <w:sz w:val="24"/>
          <w:szCs w:val="24"/>
          <w:rtl w:val="0"/>
        </w:rPr>
        <w:t xml:space="preserve">mcrA</w:t>
      </w:r>
      <w:r w:rsidDel="00000000" w:rsidR="00000000" w:rsidRPr="00000000">
        <w:rPr>
          <w:rFonts w:ascii="Times New Roman" w:cs="Times New Roman" w:eastAsia="Times New Roman" w:hAnsi="Times New Roman"/>
          <w:sz w:val="24"/>
          <w:szCs w:val="24"/>
          <w:rtl w:val="0"/>
        </w:rPr>
        <w:t xml:space="preserve">-containing MAG identified as </w:t>
      </w:r>
      <w:r w:rsidDel="00000000" w:rsidR="00000000" w:rsidRPr="00000000">
        <w:rPr>
          <w:rFonts w:ascii="Times New Roman" w:cs="Times New Roman" w:eastAsia="Times New Roman" w:hAnsi="Times New Roman"/>
          <w:i w:val="1"/>
          <w:iCs w:val="1"/>
          <w:sz w:val="24"/>
          <w:szCs w:val="24"/>
          <w:rtl w:val="0"/>
        </w:rPr>
        <w:t xml:space="preserve">Candidatus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Methanosalis</w:t>
      </w:r>
      <w:r w:rsidDel="00000000" w:rsidR="00000000" w:rsidRPr="00000000">
        <w:rPr>
          <w:rFonts w:ascii="Times New Roman" w:cs="Times New Roman" w:eastAsia="Times New Roman" w:hAnsi="Times New Roman"/>
          <w:sz w:val="24"/>
          <w:szCs w:val="24"/>
          <w:rtl w:val="0"/>
        </w:rPr>
        <w:t xml:space="preserve"> sp. SBSPR1A (Methanosarcinaceae) </w:t>
      </w:r>
      <w:hyperlink r:id="rId84">
        <w:r w:rsidDel="00000000" w:rsidR="00000000" w:rsidRPr="00000000">
          <w:rPr>
            <w:rtl w:val="0"/>
          </w:rPr>
          <w:t xml:space="preserve">(58)</w:t>
        </w:r>
      </w:hyperlink>
      <w:r w:rsidDel="00000000" w:rsidR="00000000" w:rsidRPr="00000000">
        <w:rPr>
          <w:rFonts w:ascii="Times New Roman" w:cs="Times New Roman" w:eastAsia="Times New Roman" w:hAnsi="Times New Roman"/>
          <w:sz w:val="24"/>
          <w:szCs w:val="24"/>
          <w:rtl w:val="0"/>
        </w:rPr>
        <w:t xml:space="preserve">. Concentrations of formate, which can be used as an alternative electron donor in “hydrogenotrophic” methanogenesis to reduce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to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were lower than acetate but formate was present in 16 of the 19 samples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Methylphosphonic acid and dimethyl methylphosphonate were detected in all samples tested, supporting the idea that organisms containing the C-P lyase pathway may acquire P from methylphosphonates </w:t>
      </w:r>
      <w:hyperlink r:id="rId85">
        <w:r w:rsidDel="00000000" w:rsidR="00000000" w:rsidRPr="00000000">
          <w:rPr>
            <w:rFonts w:ascii="Times New Roman" w:cs="Times New Roman" w:eastAsia="Times New Roman" w:hAnsi="Times New Roman"/>
            <w:sz w:val="24"/>
            <w:szCs w:val="24"/>
            <w:rtl w:val="0"/>
          </w:rPr>
          <w:t xml:space="preserve">(34, 44)</w:t>
        </w:r>
      </w:hyperlink>
      <w:r w:rsidDel="00000000" w:rsidR="00000000" w:rsidRPr="00000000">
        <w:rPr>
          <w:rFonts w:ascii="Times New Roman" w:cs="Times New Roman" w:eastAsia="Times New Roman" w:hAnsi="Times New Roman"/>
          <w:sz w:val="24"/>
          <w:szCs w:val="24"/>
          <w:rtl w:val="0"/>
        </w:rPr>
        <w:t xml:space="preserve">, with the concomitant release of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especially in phosphate-limited environments such as the unrestored salterns, which have extremely high inorganic N:P ratios, ranging from 2799 to 21736 (mean = 9672 ± 5446 SD).</w:t>
      </w:r>
      <w:r w:rsidDel="00000000" w:rsidR="00000000" w:rsidRPr="00000000">
        <w:rPr>
          <w:rFonts w:ascii="Times New Roman" w:cs="Times New Roman" w:eastAsia="Times New Roman" w:hAnsi="Times New Roman"/>
          <w:sz w:val="24"/>
          <w:szCs w:val="24"/>
          <w:rtl w:val="0"/>
        </w:rPr>
        <w:t xml:space="preserve"> Thus, based on the metabolomic data, it is possible that all three major archaeal methanogenesis pathways and the bacterial phosphonate degradation pathway contribute to methane production in the salterns. To gain a better understanding of the relative contributions of these pathways, we conducted a substrate addition experiment with these detected substrates, performed culturing to demonstrate the use of substrates by specific taxa, and performed metabolic modeling to simulate methane flux by MAGs in the community given different substrates.</w:t>
      </w:r>
    </w:p>
    <w:p w:rsidR="00000000" w:rsidDel="00000000" w:rsidP="00000000" w:rsidRDefault="00000000" w:rsidRPr="00000000" w14:paraId="00000056">
      <w:pPr>
        <w:pStyle w:val="Heading3"/>
        <w:spacing w:line="480" w:lineRule="auto"/>
        <w:rPr>
          <w:rFonts w:ascii="Times New Roman" w:cs="Times New Roman" w:eastAsia="Times New Roman" w:hAnsi="Times New Roman"/>
          <w:color w:val="000000"/>
          <w:sz w:val="24"/>
          <w:szCs w:val="24"/>
        </w:rPr>
      </w:pPr>
      <w:bookmarkStart w:colFirst="0" w:colLast="0" w:name="_zbzs20d8p54z" w:id="19"/>
      <w:bookmarkEnd w:id="19"/>
      <w:r w:rsidDel="00000000" w:rsidR="00000000" w:rsidRPr="00000000">
        <w:rPr>
          <w:rFonts w:ascii="Times New Roman" w:cs="Times New Roman" w:eastAsia="Times New Roman" w:hAnsi="Times New Roman"/>
          <w:color w:val="000000"/>
          <w:sz w:val="24"/>
          <w:szCs w:val="24"/>
          <w:rtl w:val="0"/>
        </w:rPr>
        <w:t xml:space="preserve">Substrate additions</w:t>
      </w:r>
      <w:r w:rsidDel="00000000" w:rsidR="00000000" w:rsidRPr="00000000">
        <w:rPr>
          <w:rtl w:val="0"/>
        </w:rPr>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microcosm incubations with added substrates also suggest that both aerobic and anaerobic sources of methane contribute to the observed methane fluxes, and that the amount of methane produced by each could be comparable. The amount of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produced in aerobic microcosms was similar to the amount produced in most anaerobic microcosms except for the TMA addition and controls, which had the greatest amount of methane produced. However, the only substrate whose addition tended to produce more methane than the control was MPn acid. Although dimethyl MPn can produce more methane per molecule, and was more abundant than MPn-acid in GC-MS metabolomic data, the substrate addition experiment suggests that MPn acid is more readily used by the microbes in this system. This points to an important role of methane production by aerobic bacteria as they </w:t>
      </w:r>
      <w:r w:rsidDel="00000000" w:rsidR="00000000" w:rsidRPr="00000000">
        <w:rPr>
          <w:rFonts w:ascii="Times New Roman" w:cs="Times New Roman" w:eastAsia="Times New Roman" w:hAnsi="Times New Roman"/>
          <w:sz w:val="24"/>
          <w:szCs w:val="24"/>
          <w:rtl w:val="0"/>
        </w:rPr>
        <w:t xml:space="preserve">use the C-P lyase pathway to acquire phosphorus from methylphosphonate sources. This pathway is known to occur in phosphate-limited marine systems </w:t>
      </w:r>
      <w:hyperlink r:id="rId86">
        <w:r w:rsidDel="00000000" w:rsidR="00000000" w:rsidRPr="00000000">
          <w:rPr>
            <w:rtl w:val="0"/>
          </w:rPr>
          <w:t xml:space="preserve">(42, 77, 80)</w:t>
        </w:r>
      </w:hyperlink>
      <w:r w:rsidDel="00000000" w:rsidR="00000000" w:rsidRPr="00000000">
        <w:rPr>
          <w:rFonts w:ascii="Times New Roman" w:cs="Times New Roman" w:eastAsia="Times New Roman" w:hAnsi="Times New Roman"/>
          <w:sz w:val="24"/>
          <w:szCs w:val="24"/>
          <w:rtl w:val="0"/>
        </w:rPr>
        <w:t xml:space="preserve">, where methylphosphonic acid is produced by organisms such as </w:t>
      </w:r>
      <w:r w:rsidDel="00000000" w:rsidR="00000000" w:rsidRPr="00000000">
        <w:rPr>
          <w:rFonts w:ascii="Times New Roman" w:cs="Times New Roman" w:eastAsia="Times New Roman" w:hAnsi="Times New Roman"/>
          <w:i w:val="1"/>
          <w:iCs w:val="1"/>
          <w:sz w:val="24"/>
          <w:szCs w:val="24"/>
          <w:rtl w:val="0"/>
        </w:rPr>
        <w:t xml:space="preserve">Nitrosopumilus</w:t>
      </w:r>
      <w:r w:rsidDel="00000000" w:rsidR="00000000" w:rsidRPr="00000000">
        <w:rPr>
          <w:rFonts w:ascii="Times New Roman" w:cs="Times New Roman" w:eastAsia="Times New Roman" w:hAnsi="Times New Roman"/>
          <w:sz w:val="24"/>
          <w:szCs w:val="24"/>
          <w:rtl w:val="0"/>
        </w:rPr>
        <w:t xml:space="preserve"> that</w:t>
      </w:r>
      <w:r w:rsidDel="00000000" w:rsidR="00000000" w:rsidRPr="00000000">
        <w:rPr>
          <w:rFonts w:ascii="Times New Roman" w:cs="Times New Roman" w:eastAsia="Times New Roman" w:hAnsi="Times New Roman"/>
          <w:sz w:val="24"/>
          <w:szCs w:val="24"/>
          <w:rtl w:val="0"/>
        </w:rPr>
        <w:t xml:space="preserve"> carry the </w:t>
      </w:r>
      <w:r w:rsidDel="00000000" w:rsidR="00000000" w:rsidRPr="00000000">
        <w:rPr>
          <w:rFonts w:ascii="Times New Roman" w:cs="Times New Roman" w:eastAsia="Times New Roman" w:hAnsi="Times New Roman"/>
          <w:i w:val="1"/>
          <w:iCs w:val="1"/>
          <w:sz w:val="24"/>
          <w:szCs w:val="24"/>
          <w:rtl w:val="0"/>
        </w:rPr>
        <w:t xml:space="preserve">mpnS</w:t>
      </w:r>
      <w:r w:rsidDel="00000000" w:rsidR="00000000" w:rsidRPr="00000000">
        <w:rPr>
          <w:rFonts w:ascii="Times New Roman" w:cs="Times New Roman" w:eastAsia="Times New Roman" w:hAnsi="Times New Roman"/>
          <w:sz w:val="24"/>
          <w:szCs w:val="24"/>
          <w:rtl w:val="0"/>
        </w:rPr>
        <w:t xml:space="preserve"> gene </w:t>
      </w:r>
      <w:hyperlink r:id="rId87">
        <w:r w:rsidDel="00000000" w:rsidR="00000000" w:rsidRPr="00000000">
          <w:rPr>
            <w:rtl w:val="0"/>
          </w:rPr>
          <w:t xml:space="preserve">(43)</w:t>
        </w:r>
      </w:hyperlink>
      <w:r w:rsidDel="00000000" w:rsidR="00000000" w:rsidRPr="00000000">
        <w:rPr>
          <w:rFonts w:ascii="Times New Roman" w:cs="Times New Roman" w:eastAsia="Times New Roman" w:hAnsi="Times New Roman"/>
          <w:sz w:val="24"/>
          <w:szCs w:val="24"/>
          <w:rtl w:val="0"/>
        </w:rPr>
        <w:t xml:space="preserve"> and were detected in our samples </w:t>
      </w:r>
      <w:hyperlink r:id="rId88">
        <w:r w:rsidDel="00000000" w:rsidR="00000000" w:rsidRPr="00000000">
          <w:rPr>
            <w:rtl w:val="0"/>
          </w:rPr>
          <w:t xml:space="preserve">(34)</w:t>
        </w:r>
      </w:hyperlink>
      <w:r w:rsidDel="00000000" w:rsidR="00000000" w:rsidRPr="00000000">
        <w:rPr>
          <w:rFonts w:ascii="Times New Roman" w:cs="Times New Roman" w:eastAsia="Times New Roman" w:hAnsi="Times New Roman"/>
          <w:sz w:val="24"/>
          <w:szCs w:val="24"/>
          <w:rtl w:val="0"/>
        </w:rPr>
        <w:t xml:space="preserve">. Here we propose that it also likely occurs in phosphate-limited hypersaline ecosystems such as the unrestored salterns, which share some of the same taxa as marine systems such as </w:t>
      </w:r>
      <w:r w:rsidDel="00000000" w:rsidR="00000000" w:rsidRPr="00000000">
        <w:rPr>
          <w:rFonts w:ascii="Times New Roman" w:cs="Times New Roman" w:eastAsia="Times New Roman" w:hAnsi="Times New Roman"/>
          <w:i w:val="1"/>
          <w:iCs w:val="1"/>
          <w:sz w:val="24"/>
          <w:szCs w:val="24"/>
          <w:rtl w:val="0"/>
        </w:rPr>
        <w:t xml:space="preserve">Roseovarius</w:t>
      </w:r>
      <w:r w:rsidDel="00000000" w:rsidR="00000000" w:rsidRPr="00000000">
        <w:rPr>
          <w:rFonts w:ascii="Times New Roman" w:cs="Times New Roman" w:eastAsia="Times New Roman" w:hAnsi="Times New Roman"/>
          <w:sz w:val="24"/>
          <w:szCs w:val="24"/>
          <w:rtl w:val="0"/>
        </w:rPr>
        <w:t xml:space="preserve"> spp.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w:t>
      </w:r>
      <w:r w:rsidDel="00000000" w:rsidR="00000000" w:rsidRPr="00000000">
        <w:rPr>
          <w:rFonts w:ascii="Times New Roman" w:cs="Times New Roman" w:eastAsia="Times New Roman" w:hAnsi="Times New Roman"/>
          <w:sz w:val="24"/>
          <w:szCs w:val="24"/>
          <w:rtl w:val="0"/>
        </w:rPr>
        <w:t xml:space="preserve">, anaerobic substrate additions did not significantly increase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relative to controls, which was unexpected. Controls are expected to produce some methane because the sediments still contain methanogenic substrates and also microbial activity produces substrates over time. Nevertheless, adding methanogenic substrates is still expected to increase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relative to controls, as has been previously shown in these sediments and </w:t>
      </w:r>
      <w:r w:rsidDel="00000000" w:rsidR="00000000" w:rsidRPr="00000000">
        <w:rPr>
          <w:rFonts w:ascii="Times New Roman" w:cs="Times New Roman" w:eastAsia="Times New Roman" w:hAnsi="Times New Roman"/>
          <w:sz w:val="24"/>
          <w:szCs w:val="24"/>
          <w:rtl w:val="0"/>
        </w:rPr>
        <w:t xml:space="preserve">elsewhere </w:t>
      </w:r>
      <w:hyperlink r:id="rId89">
        <w:r w:rsidDel="00000000" w:rsidR="00000000" w:rsidRPr="00000000">
          <w:rPr>
            <w:rtl w:val="0"/>
          </w:rPr>
          <w:t xml:space="preserve">(34, 81–84)</w:t>
        </w:r>
      </w:hyperlink>
      <w:r w:rsidDel="00000000" w:rsidR="00000000" w:rsidRPr="00000000">
        <w:rPr>
          <w:rFonts w:ascii="Times New Roman" w:cs="Times New Roman" w:eastAsia="Times New Roman" w:hAnsi="Times New Roman"/>
          <w:sz w:val="24"/>
          <w:szCs w:val="24"/>
          <w:rtl w:val="0"/>
        </w:rPr>
        <w:t xml:space="preserve">. The high methane production in the controls suggests that </w:t>
      </w:r>
      <w:r w:rsidDel="00000000" w:rsidR="00000000" w:rsidRPr="00000000">
        <w:rPr>
          <w:rFonts w:ascii="Times New Roman" w:cs="Times New Roman" w:eastAsia="Times New Roman" w:hAnsi="Times New Roman"/>
          <w:i w:val="1"/>
          <w:iCs w:val="1"/>
          <w:sz w:val="24"/>
          <w:szCs w:val="24"/>
          <w:rtl w:val="0"/>
        </w:rPr>
        <w:t xml:space="preserve">in situ</w:t>
      </w:r>
      <w:r w:rsidDel="00000000" w:rsidR="00000000" w:rsidRPr="00000000">
        <w:rPr>
          <w:rFonts w:ascii="Times New Roman" w:cs="Times New Roman" w:eastAsia="Times New Roman" w:hAnsi="Times New Roman"/>
          <w:sz w:val="24"/>
          <w:szCs w:val="24"/>
          <w:rtl w:val="0"/>
        </w:rPr>
        <w:t xml:space="preserve"> substrate concentrations, and/or processes producing substrates, could be substantial and greater than what was added. It is also important to note that the measured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reflects the production minus any consumption, so it is also possible that the substrate additions stimulated methanotrophs or had other side effects on the microbial communities that resulted in less net flux either via less production or more consumption. There could also have been some methane trapped in the sediment that was released; however, this flux is expected to be minimal because the microcosms were left uncapped for ~ 15 hours prior to substrate addition and capping. </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comparing the methane produced among different substrates, it is important to take into account the biochemical stoichiometry based on the number of methyl groups. For example, </w:t>
      </w:r>
      <w:r w:rsidDel="00000000" w:rsidR="00000000" w:rsidRPr="00000000">
        <w:rPr>
          <w:rFonts w:ascii="Times New Roman" w:cs="Times New Roman" w:eastAsia="Times New Roman" w:hAnsi="Times New Roman"/>
          <w:sz w:val="24"/>
          <w:szCs w:val="24"/>
          <w:rtl w:val="0"/>
        </w:rPr>
        <w:t xml:space="preserve">1 MeOH yields only 0.75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1 DMS yields 1.5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and 1 TMA yields 2.25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This may partially explain the relatively higher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in TMA microcosms, since the same amount (1 millimole) of seven substrates was added and </w:t>
      </w:r>
      <w:r w:rsidDel="00000000" w:rsidR="00000000" w:rsidRPr="00000000">
        <w:rPr>
          <w:rFonts w:ascii="Times New Roman" w:cs="Times New Roman" w:eastAsia="Times New Roman" w:hAnsi="Times New Roman"/>
          <w:sz w:val="24"/>
          <w:szCs w:val="24"/>
          <w:rtl w:val="0"/>
        </w:rPr>
        <w:t xml:space="preserve">less DMS (0.01 millimole)</w:t>
      </w:r>
      <w:r w:rsidDel="00000000" w:rsidR="00000000" w:rsidRPr="00000000">
        <w:rPr>
          <w:rFonts w:ascii="Times New Roman" w:cs="Times New Roman" w:eastAsia="Times New Roman" w:hAnsi="Times New Roman"/>
          <w:sz w:val="24"/>
          <w:szCs w:val="24"/>
          <w:rtl w:val="0"/>
        </w:rPr>
        <w:t xml:space="preserve"> was added due to toxicity. The low production in the substrate additions demonstrated low conversion efficiency given the amount of substrates that were added. Assuming 2.25 moles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are produced from 1 mole of TMA, the expected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from the added 1000 micromoles of TMA would be 2250 micromoles of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the maximum total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produced in the TMA microcosms in 14 days was only 69 micromoles. This means that only 3% of the TMA was converted to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which is lower than other studies </w:t>
      </w:r>
      <w:hyperlink r:id="rId90">
        <w:r w:rsidDel="00000000" w:rsidR="00000000" w:rsidRPr="00000000">
          <w:rPr>
            <w:rtl w:val="0"/>
          </w:rPr>
          <w:t xml:space="preserve">(85)</w:t>
        </w:r>
      </w:hyperlink>
      <w:r w:rsidDel="00000000" w:rsidR="00000000" w:rsidRPr="00000000">
        <w:rPr>
          <w:rFonts w:ascii="Times New Roman" w:cs="Times New Roman" w:eastAsia="Times New Roman" w:hAnsi="Times New Roman"/>
          <w:sz w:val="24"/>
          <w:szCs w:val="24"/>
          <w:rtl w:val="0"/>
        </w:rPr>
        <w:t xml:space="preserve">. Again, since our microcosms </w:t>
      </w:r>
      <w:r w:rsidDel="00000000" w:rsidR="00000000" w:rsidRPr="00000000">
        <w:rPr>
          <w:rFonts w:ascii="Times New Roman" w:cs="Times New Roman" w:eastAsia="Times New Roman" w:hAnsi="Times New Roman"/>
          <w:sz w:val="24"/>
          <w:szCs w:val="24"/>
          <w:rtl w:val="0"/>
        </w:rPr>
        <w:t xml:space="preserve">contained</w:t>
      </w:r>
      <w:r w:rsidDel="00000000" w:rsidR="00000000" w:rsidRPr="00000000">
        <w:rPr>
          <w:rFonts w:ascii="Times New Roman" w:cs="Times New Roman" w:eastAsia="Times New Roman" w:hAnsi="Times New Roman"/>
          <w:sz w:val="24"/>
          <w:szCs w:val="24"/>
          <w:rtl w:val="0"/>
        </w:rPr>
        <w:t xml:space="preserve"> whole natural communities, it is possible that much of the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is being consumed. Another possibility is that more time is needed to convert the substrates to methane. Some experiments run for much longer and show spikes in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after 14 days, particularly for methanol </w:t>
      </w:r>
      <w:hyperlink r:id="rId91">
        <w:r w:rsidDel="00000000" w:rsidR="00000000" w:rsidRPr="00000000">
          <w:rPr>
            <w:rtl w:val="0"/>
          </w:rPr>
          <w:t xml:space="preserve">(86)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partially consistent result with the substrate addition experiment presented here and that of Zhou et al. (2021) is that more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was produced in the TMA addition compared to the acetate or methanol additions, and amount of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produced per gram of sediment per day was similar in the two experiments (Figure S9). The biggest discrepancy between the two experiments is that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in the acetate and controls was near 0 in Zhou et al. (2021), whereas controls had the highest production in the current experiment, and production occurred in all substrate additions (Figure 4, Figure S5). However, the starting sediment microbial communities in the experiment here </w:t>
      </w:r>
      <w:r w:rsidDel="00000000" w:rsidR="00000000" w:rsidRPr="00000000">
        <w:rPr>
          <w:rFonts w:ascii="Times New Roman" w:cs="Times New Roman" w:eastAsia="Times New Roman" w:hAnsi="Times New Roman"/>
          <w:sz w:val="24"/>
          <w:szCs w:val="24"/>
          <w:rtl w:val="0"/>
        </w:rPr>
        <w:t xml:space="preserve">could be quite different</w:t>
      </w:r>
      <w:r w:rsidDel="00000000" w:rsidR="00000000" w:rsidRPr="00000000">
        <w:rPr>
          <w:rFonts w:ascii="Times New Roman" w:cs="Times New Roman" w:eastAsia="Times New Roman" w:hAnsi="Times New Roman"/>
          <w:sz w:val="24"/>
          <w:szCs w:val="24"/>
          <w:rtl w:val="0"/>
        </w:rPr>
        <w:t xml:space="preserve"> than in Zhou et al. (2021) based on the year and season.</w:t>
      </w:r>
      <w:r w:rsidDel="00000000" w:rsidR="00000000" w:rsidRPr="00000000">
        <w:rPr>
          <w:rtl w:val="0"/>
        </w:rPr>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ne of the most striking results of the substrate addition experiment was the clear production of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only in the anaerobic microcosms with DMA added. Surprisingly,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was not </w:t>
      </w:r>
      <w:r w:rsidDel="00000000" w:rsidR="00000000" w:rsidRPr="00000000">
        <w:rPr>
          <w:rFonts w:ascii="Times New Roman" w:cs="Times New Roman" w:eastAsia="Times New Roman" w:hAnsi="Times New Roman"/>
          <w:sz w:val="24"/>
          <w:szCs w:val="24"/>
          <w:rtl w:val="0"/>
        </w:rPr>
        <w:t xml:space="preserve">produced in the TMA or MMA addition microcosms, suggesting the presence of organisms that produce substrate-specific enzymes specifically for DMA degradation. This is interesting given that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production from methylated compounds has been previously observed from TMA and MMA but not DMA </w:t>
      </w:r>
      <w:hyperlink r:id="rId92">
        <w:r w:rsidDel="00000000" w:rsidR="00000000" w:rsidRPr="00000000">
          <w:rPr>
            <w:rtl w:val="0"/>
          </w:rPr>
          <w:t xml:space="preserve">(87–89)</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Paracoccus</w:t>
      </w:r>
      <w:r w:rsidDel="00000000" w:rsidR="00000000" w:rsidRPr="00000000">
        <w:rPr>
          <w:rFonts w:ascii="Times New Roman" w:cs="Times New Roman" w:eastAsia="Times New Roman" w:hAnsi="Times New Roman"/>
          <w:sz w:val="24"/>
          <w:szCs w:val="24"/>
          <w:rtl w:val="0"/>
        </w:rPr>
        <w:t xml:space="preserve"> sp. T231, </w:t>
      </w:r>
      <w:r w:rsidDel="00000000" w:rsidR="00000000" w:rsidRPr="00000000">
        <w:rPr>
          <w:rFonts w:ascii="Times New Roman" w:cs="Times New Roman" w:eastAsia="Times New Roman" w:hAnsi="Times New Roman"/>
          <w:i w:val="1"/>
          <w:iCs w:val="1"/>
          <w:sz w:val="24"/>
          <w:szCs w:val="24"/>
          <w:rtl w:val="0"/>
        </w:rPr>
        <w:t xml:space="preserve">Paracoccus</w:t>
      </w:r>
      <w:r w:rsidDel="00000000" w:rsidR="00000000" w:rsidRPr="00000000">
        <w:rPr>
          <w:rFonts w:ascii="Times New Roman" w:cs="Times New Roman" w:eastAsia="Times New Roman" w:hAnsi="Times New Roman"/>
          <w:sz w:val="24"/>
          <w:szCs w:val="24"/>
          <w:rtl w:val="0"/>
        </w:rPr>
        <w:t xml:space="preserve"> sp. GP43, and three other halophilic Alphaproteobacteria anaerobically </w:t>
      </w:r>
      <w:r w:rsidDel="00000000" w:rsidR="00000000" w:rsidRPr="00000000">
        <w:rPr>
          <w:rFonts w:ascii="Times New Roman" w:cs="Times New Roman" w:eastAsia="Times New Roman" w:hAnsi="Times New Roman"/>
          <w:sz w:val="24"/>
          <w:szCs w:val="24"/>
          <w:rtl w:val="0"/>
        </w:rPr>
        <w:t xml:space="preserve">degrade</w:t>
      </w:r>
      <w:r w:rsidDel="00000000" w:rsidR="00000000" w:rsidRPr="00000000">
        <w:rPr>
          <w:rFonts w:ascii="Times New Roman" w:cs="Times New Roman" w:eastAsia="Times New Roman" w:hAnsi="Times New Roman"/>
          <w:sz w:val="24"/>
          <w:szCs w:val="24"/>
          <w:rtl w:val="0"/>
        </w:rPr>
        <w:t xml:space="preserve"> TMA with TMA dehydrogenase (</w:t>
      </w:r>
      <w:r w:rsidDel="00000000" w:rsidR="00000000" w:rsidRPr="00000000">
        <w:rPr>
          <w:rFonts w:ascii="Times New Roman" w:cs="Times New Roman" w:eastAsia="Times New Roman" w:hAnsi="Times New Roman"/>
          <w:i w:val="1"/>
          <w:iCs w:val="1"/>
          <w:sz w:val="24"/>
          <w:szCs w:val="24"/>
          <w:rtl w:val="0"/>
        </w:rPr>
        <w:t xml:space="preserve">tmd</w:t>
      </w:r>
      <w:r w:rsidDel="00000000" w:rsidR="00000000" w:rsidRPr="00000000">
        <w:rPr>
          <w:rFonts w:ascii="Times New Roman" w:cs="Times New Roman" w:eastAsia="Times New Roman" w:hAnsi="Times New Roman"/>
          <w:sz w:val="24"/>
          <w:szCs w:val="24"/>
          <w:rtl w:val="0"/>
        </w:rPr>
        <w:t xml:space="preserve">, K00317), using it as an electron donor with nitrate as an electron acceptor to form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producing DMA and MMA as intermediates, and ultimately producing formaldehyde and ammonia </w:t>
      </w:r>
      <w:hyperlink r:id="rId93">
        <w:r w:rsidDel="00000000" w:rsidR="00000000" w:rsidRPr="00000000">
          <w:rPr>
            <w:rtl w:val="0"/>
          </w:rPr>
          <w:t xml:space="preserve">(87, 88)</w:t>
        </w:r>
      </w:hyperlink>
      <w:r w:rsidDel="00000000" w:rsidR="00000000" w:rsidRPr="00000000">
        <w:rPr>
          <w:rFonts w:ascii="Times New Roman" w:cs="Times New Roman" w:eastAsia="Times New Roman" w:hAnsi="Times New Roman"/>
          <w:sz w:val="24"/>
          <w:szCs w:val="24"/>
          <w:rtl w:val="0"/>
        </w:rPr>
        <w:t xml:space="preserve">. TMA dehydrogenase was not very abundant in the unrestored salterns (Figure 1), consistent with a lack of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production in the TMA additions. </w:t>
      </w:r>
      <w:r w:rsidDel="00000000" w:rsidR="00000000" w:rsidRPr="00000000">
        <w:rPr>
          <w:rFonts w:ascii="Times New Roman" w:cs="Times New Roman" w:eastAsia="Times New Roman" w:hAnsi="Times New Roman"/>
          <w:i w:val="1"/>
          <w:iCs w:val="1"/>
          <w:sz w:val="24"/>
          <w:szCs w:val="24"/>
          <w:rtl w:val="0"/>
        </w:rPr>
        <w:t xml:space="preserve">Methylotenera mobilis</w:t>
      </w:r>
      <w:r w:rsidDel="00000000" w:rsidR="00000000" w:rsidRPr="00000000">
        <w:rPr>
          <w:rFonts w:ascii="Times New Roman" w:cs="Times New Roman" w:eastAsia="Times New Roman" w:hAnsi="Times New Roman"/>
          <w:sz w:val="24"/>
          <w:szCs w:val="24"/>
          <w:rtl w:val="0"/>
        </w:rPr>
        <w:t xml:space="preserve"> used </w:t>
      </w:r>
      <w:r w:rsidDel="00000000" w:rsidR="00000000" w:rsidRPr="00000000">
        <w:rPr>
          <w:rFonts w:ascii="Times New Roman" w:cs="Times New Roman" w:eastAsia="Times New Roman" w:hAnsi="Times New Roman"/>
          <w:sz w:val="24"/>
          <w:szCs w:val="24"/>
          <w:rtl w:val="0"/>
        </w:rPr>
        <w:t xml:space="preserve">MADH </w:t>
      </w:r>
      <w:r w:rsidDel="00000000" w:rsidR="00000000" w:rsidRPr="00000000">
        <w:rPr>
          <w:rFonts w:ascii="Times New Roman" w:cs="Times New Roman" w:eastAsia="Times New Roman" w:hAnsi="Times New Roman"/>
          <w:sz w:val="24"/>
          <w:szCs w:val="24"/>
          <w:rtl w:val="0"/>
        </w:rPr>
        <w:t xml:space="preserve">to produce </w:t>
      </w:r>
      <w:r w:rsidDel="00000000" w:rsidR="00000000" w:rsidRPr="00000000">
        <w:rPr>
          <w:rFonts w:ascii="Times New Roman" w:cs="Times New Roman" w:eastAsia="Times New Roman" w:hAnsi="Times New Roman"/>
          <w:sz w:val="24"/>
          <w:szCs w:val="24"/>
          <w:rtl w:val="0"/>
        </w:rPr>
        <w:t xml:space="preserve">formaldehyde, ammonia, and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from MMA</w:t>
      </w:r>
      <w:r w:rsidDel="00000000" w:rsidR="00000000" w:rsidRPr="00000000">
        <w:rPr>
          <w:rFonts w:ascii="Times New Roman" w:cs="Times New Roman" w:eastAsia="Times New Roman" w:hAnsi="Times New Roman"/>
          <w:sz w:val="24"/>
          <w:szCs w:val="24"/>
          <w:rtl w:val="0"/>
        </w:rPr>
        <w:t xml:space="preserve"> and nitrate, utilizing electrons donated from MMA in denitrification </w:t>
      </w:r>
      <w:hyperlink r:id="rId94">
        <w:r w:rsidDel="00000000" w:rsidR="00000000" w:rsidRPr="00000000">
          <w:rPr>
            <w:rtl w:val="0"/>
          </w:rPr>
          <w:t xml:space="preserve">(89)</w:t>
        </w:r>
      </w:hyperlink>
      <w:r w:rsidDel="00000000" w:rsidR="00000000" w:rsidRPr="00000000">
        <w:rPr>
          <w:rFonts w:ascii="Times New Roman" w:cs="Times New Roman" w:eastAsia="Times New Roman" w:hAnsi="Times New Roman"/>
          <w:sz w:val="24"/>
          <w:szCs w:val="24"/>
          <w:rtl w:val="0"/>
        </w:rPr>
        <w:t xml:space="preserve">. MADH (methylamine dehydrogenase, also known as </w:t>
      </w:r>
      <w:r w:rsidDel="00000000" w:rsidR="00000000" w:rsidRPr="00000000">
        <w:rPr>
          <w:rFonts w:ascii="Times New Roman" w:cs="Times New Roman" w:eastAsia="Times New Roman" w:hAnsi="Times New Roman"/>
          <w:i w:val="1"/>
          <w:iCs w:val="1"/>
          <w:sz w:val="24"/>
          <w:szCs w:val="24"/>
          <w:rtl w:val="0"/>
        </w:rPr>
        <w:t xml:space="preserve">mauAB</w:t>
      </w:r>
      <w:r w:rsidDel="00000000" w:rsidR="00000000" w:rsidRPr="00000000">
        <w:rPr>
          <w:rFonts w:ascii="Times New Roman" w:cs="Times New Roman" w:eastAsia="Times New Roman" w:hAnsi="Times New Roman"/>
          <w:sz w:val="24"/>
          <w:szCs w:val="24"/>
          <w:rtl w:val="0"/>
        </w:rPr>
        <w:t xml:space="preserve">, KO15228 and KO15229) was not very abundant in the unrestored salterns (Figure 1), consistent with a lack of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production in the MMA additions. It is possible that in this case DMA acts as an electron donor in a </w:t>
      </w:r>
      <w:r w:rsidDel="00000000" w:rsidR="00000000" w:rsidRPr="00000000">
        <w:rPr>
          <w:rFonts w:ascii="Times New Roman" w:cs="Times New Roman" w:eastAsia="Times New Roman" w:hAnsi="Times New Roman"/>
          <w:sz w:val="24"/>
          <w:szCs w:val="24"/>
          <w:rtl w:val="0"/>
        </w:rPr>
        <w:t xml:space="preserve">similar fashion</w:t>
      </w:r>
      <w:r w:rsidDel="00000000" w:rsidR="00000000" w:rsidRPr="00000000">
        <w:rPr>
          <w:rFonts w:ascii="Times New Roman" w:cs="Times New Roman" w:eastAsia="Times New Roman" w:hAnsi="Times New Roman"/>
          <w:sz w:val="24"/>
          <w:szCs w:val="24"/>
          <w:rtl w:val="0"/>
        </w:rPr>
        <w:t xml:space="preserve"> to these previously described TMA and MMA pathways, in reactions mediated by as-yet-undescribed enzymes. However, only two of six unrestored saltern samples had detectable nitrate levels to be used as an electron acceptor.</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data from the microcosms reflects microbial growth and respiration. In the aerobic microcosms,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begins at ambient concentrations of about 4</w:t>
      </w:r>
      <w:r w:rsidDel="00000000" w:rsidR="00000000" w:rsidRPr="00000000">
        <w:rPr>
          <w:rFonts w:ascii="Times New Roman" w:cs="Times New Roman" w:eastAsia="Times New Roman" w:hAnsi="Times New Roman"/>
          <w:sz w:val="24"/>
          <w:szCs w:val="24"/>
          <w:rtl w:val="0"/>
        </w:rPr>
        <w:t xml:space="preserve">15 ppm and is expected to be generated by aerobic respiration, which is indeed what was observed in all microcosms, especially MPn acid additions by day 14</w:t>
      </w:r>
      <w:r w:rsidDel="00000000" w:rsidR="00000000" w:rsidRPr="00000000">
        <w:rPr>
          <w:rFonts w:ascii="Times New Roman" w:cs="Times New Roman" w:eastAsia="Times New Roman" w:hAnsi="Times New Roman"/>
          <w:sz w:val="24"/>
          <w:szCs w:val="24"/>
          <w:rtl w:val="0"/>
        </w:rPr>
        <w:t xml:space="preserve">. In addition to producing methane, these results also suggest that MPn acid triggers other additional metabolic activity. In anaerobic environments, the balance of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is more complicated, as there are many processes producing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but also many processes consuming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t>
      </w:r>
      <w:hyperlink r:id="rId95">
        <w:r w:rsidDel="00000000" w:rsidR="00000000" w:rsidRPr="00000000">
          <w:rPr>
            <w:rtl w:val="0"/>
          </w:rPr>
          <w:t xml:space="preserve">(38, 90, 91)</w:t>
        </w:r>
      </w:hyperlink>
      <w:r w:rsidDel="00000000" w:rsidR="00000000" w:rsidRPr="00000000">
        <w:rPr>
          <w:rFonts w:ascii="Times New Roman" w:cs="Times New Roman" w:eastAsia="Times New Roman" w:hAnsi="Times New Roman"/>
          <w:sz w:val="24"/>
          <w:szCs w:val="24"/>
          <w:rtl w:val="0"/>
        </w:rPr>
        <w:t xml:space="preserve">. In the anaerobic microcosms, the starting ambient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concentration was near 5% in the anaerobic chamber, and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is expected to be consumed by microorganisms including methanogens, acetogens, and in some cases sulfate reducers and methanotrophs </w:t>
      </w:r>
      <w:hyperlink r:id="rId96">
        <w:r w:rsidDel="00000000" w:rsidR="00000000" w:rsidRPr="00000000">
          <w:rPr>
            <w:rtl w:val="0"/>
          </w:rPr>
          <w:t xml:space="preserve">(92)</w:t>
        </w:r>
      </w:hyperlink>
      <w:r w:rsidDel="00000000" w:rsidR="00000000" w:rsidRPr="00000000">
        <w:rPr>
          <w:rFonts w:ascii="Times New Roman" w:cs="Times New Roman" w:eastAsia="Times New Roman" w:hAnsi="Times New Roman"/>
          <w:sz w:val="24"/>
          <w:szCs w:val="24"/>
          <w:rtl w:val="0"/>
        </w:rPr>
        <w:t xml:space="preserve">. On the other hand methanogens, denitrifiers, and some pathways of sulfate reduction and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oxidation produce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is consumed by all methanogens to synthesize pyruvate for biomass </w:t>
      </w:r>
      <w:hyperlink r:id="rId97">
        <w:r w:rsidDel="00000000" w:rsidR="00000000" w:rsidRPr="00000000">
          <w:rPr>
            <w:rtl w:val="0"/>
          </w:rPr>
          <w:t xml:space="preserve">(91)</w:t>
        </w:r>
      </w:hyperlink>
      <w:r w:rsidDel="00000000" w:rsidR="00000000" w:rsidRPr="00000000">
        <w:rPr>
          <w:rFonts w:ascii="Times New Roman" w:cs="Times New Roman" w:eastAsia="Times New Roman" w:hAnsi="Times New Roman"/>
          <w:sz w:val="24"/>
          <w:szCs w:val="24"/>
          <w:rtl w:val="0"/>
        </w:rPr>
        <w:t xml:space="preserve">. Methylotrophic and acetoclastic methanogens also produce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during catabolism as the carboxyl-group is oxidized to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while the methyl-group is reduced to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t>
      </w:r>
      <w:hyperlink r:id="rId98">
        <w:r w:rsidDel="00000000" w:rsidR="00000000" w:rsidRPr="00000000">
          <w:rPr>
            <w:rtl w:val="0"/>
          </w:rPr>
          <w:t xml:space="preserve">(90)</w:t>
        </w:r>
      </w:hyperlink>
      <w:r w:rsidDel="00000000" w:rsidR="00000000" w:rsidRPr="00000000">
        <w:rPr>
          <w:rFonts w:ascii="Times New Roman" w:cs="Times New Roman" w:eastAsia="Times New Roman" w:hAnsi="Times New Roman"/>
          <w:sz w:val="24"/>
          <w:szCs w:val="24"/>
          <w:rtl w:val="0"/>
        </w:rPr>
        <w:t xml:space="preserve">. While methanogenesis from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or ethanol/CO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consumes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without producing it, methanogenesis from formate also produces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t>
      </w:r>
      <w:hyperlink r:id="rId99">
        <w:r w:rsidDel="00000000" w:rsidR="00000000" w:rsidRPr="00000000">
          <w:rPr>
            <w:rtl w:val="0"/>
          </w:rPr>
          <w:t xml:space="preserve">(90)</w:t>
        </w:r>
      </w:hyperlink>
      <w:r w:rsidDel="00000000" w:rsidR="00000000" w:rsidRPr="00000000">
        <w:rPr>
          <w:rFonts w:ascii="Times New Roman" w:cs="Times New Roman" w:eastAsia="Times New Roman" w:hAnsi="Times New Roman"/>
          <w:sz w:val="24"/>
          <w:szCs w:val="24"/>
          <w:rtl w:val="0"/>
        </w:rPr>
        <w:t xml:space="preserve">. Based on stoichiometries, the most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is expected to be produced by acetate, then TMA/</w:t>
      </w:r>
      <w:r w:rsidDel="00000000" w:rsidR="00000000" w:rsidRPr="00000000">
        <w:rPr>
          <w:rFonts w:ascii="Times New Roman" w:cs="Times New Roman" w:eastAsia="Times New Roman" w:hAnsi="Times New Roman"/>
          <w:sz w:val="24"/>
          <w:szCs w:val="24"/>
          <w:rtl w:val="0"/>
        </w:rPr>
        <w:t xml:space="preserve">formate</w:t>
      </w:r>
      <w:r w:rsidDel="00000000" w:rsidR="00000000" w:rsidRPr="00000000">
        <w:rPr>
          <w:rFonts w:ascii="Times New Roman" w:cs="Times New Roman" w:eastAsia="Times New Roman" w:hAnsi="Times New Roman"/>
          <w:sz w:val="24"/>
          <w:szCs w:val="24"/>
          <w:rtl w:val="0"/>
        </w:rPr>
        <w:t xml:space="preserve">, then betaine/methanol, but this is not consistent with the data (Figure 4d).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was consumed in most microcosms, suggesting anaerobic microbial metabolisms and pathways that consume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were favored and dominant relative to those that produce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DMA additions were the only anaerobic microcosms with net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production. TMA, DMA, and MMA microcosms consumed the least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compared to the other substrates. The total amount of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produced by day 14 was not correlated to the total amount of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produced </w:t>
      </w:r>
      <w:r w:rsidDel="00000000" w:rsidR="00000000" w:rsidRPr="00000000">
        <w:rPr>
          <w:rFonts w:ascii="Times New Roman" w:cs="Times New Roman" w:eastAsia="Times New Roman" w:hAnsi="Times New Roman"/>
          <w:sz w:val="24"/>
          <w:szCs w:val="24"/>
          <w:rtl w:val="0"/>
        </w:rPr>
        <w:t xml:space="preserve">(Pearson r = -0.18, p = 0.38)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D">
      <w:pPr>
        <w:pStyle w:val="Heading3"/>
        <w:spacing w:line="480" w:lineRule="auto"/>
        <w:rPr>
          <w:rFonts w:ascii="Times New Roman" w:cs="Times New Roman" w:eastAsia="Times New Roman" w:hAnsi="Times New Roman"/>
          <w:color w:val="000000"/>
          <w:sz w:val="24"/>
          <w:szCs w:val="24"/>
        </w:rPr>
      </w:pPr>
      <w:bookmarkStart w:colFirst="0" w:colLast="0" w:name="_e1th06c4vocd" w:id="20"/>
      <w:bookmarkEnd w:id="20"/>
      <w:r w:rsidDel="00000000" w:rsidR="00000000" w:rsidRPr="00000000">
        <w:rPr>
          <w:rFonts w:ascii="Times New Roman" w:cs="Times New Roman" w:eastAsia="Times New Roman" w:hAnsi="Times New Roman"/>
          <w:color w:val="000000"/>
          <w:sz w:val="24"/>
          <w:szCs w:val="24"/>
          <w:rtl w:val="0"/>
        </w:rPr>
        <w:t xml:space="preserve">Culturing</w:t>
      </w:r>
      <w:r w:rsidDel="00000000" w:rsidR="00000000" w:rsidRPr="00000000">
        <w:rPr>
          <w:rtl w:val="0"/>
        </w:rPr>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aerobic bacteria were isolated from the hypersaline salterns with standard aerobic and anaerobic growth media. The cultivated genera were all present in both 16S rRNA gene and metagenomic sequencing datasets and were more abundant in the unrestored salterns (Figure S6), demonstrating their preference for this environment. </w:t>
      </w:r>
      <w:r w:rsidDel="00000000" w:rsidR="00000000" w:rsidRPr="00000000">
        <w:rPr>
          <w:rFonts w:ascii="Times New Roman" w:cs="Times New Roman" w:eastAsia="Times New Roman" w:hAnsi="Times New Roman"/>
          <w:i w:val="1"/>
          <w:iCs w:val="1"/>
          <w:sz w:val="24"/>
          <w:szCs w:val="24"/>
          <w:rtl w:val="0"/>
        </w:rPr>
        <w:t xml:space="preserve">Marinilabilia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Idiomarina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Salegentibacter</w:t>
      </w:r>
      <w:r w:rsidDel="00000000" w:rsidR="00000000" w:rsidRPr="00000000">
        <w:rPr>
          <w:rFonts w:ascii="Times New Roman" w:cs="Times New Roman" w:eastAsia="Times New Roman" w:hAnsi="Times New Roman"/>
          <w:sz w:val="24"/>
          <w:szCs w:val="24"/>
          <w:rtl w:val="0"/>
        </w:rPr>
        <w:t xml:space="preserve"> are marine bacteria that are also able to survive in higher salt concentrations and have all been previously isolated from other solar salterns </w:t>
      </w:r>
      <w:hyperlink r:id="rId100">
        <w:r w:rsidDel="00000000" w:rsidR="00000000" w:rsidRPr="00000000">
          <w:rPr>
            <w:rtl w:val="0"/>
          </w:rPr>
          <w:t xml:space="preserve">(93–96)</w:t>
        </w:r>
      </w:hyperlink>
      <w:r w:rsidDel="00000000" w:rsidR="00000000" w:rsidRPr="00000000">
        <w:rPr>
          <w:rFonts w:ascii="Times New Roman" w:cs="Times New Roman" w:eastAsia="Times New Roman" w:hAnsi="Times New Roman"/>
          <w:sz w:val="24"/>
          <w:szCs w:val="24"/>
          <w:rtl w:val="0"/>
        </w:rPr>
        <w:t xml:space="preserve"> or hypersaline wetlands </w:t>
      </w:r>
      <w:hyperlink r:id="rId101">
        <w:r w:rsidDel="00000000" w:rsidR="00000000" w:rsidRPr="00000000">
          <w:rPr>
            <w:rtl w:val="0"/>
          </w:rPr>
          <w:t xml:space="preserve">(97)</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Clostridium</w:t>
      </w:r>
      <w:r w:rsidDel="00000000" w:rsidR="00000000" w:rsidRPr="00000000">
        <w:rPr>
          <w:rFonts w:ascii="Times New Roman" w:cs="Times New Roman" w:eastAsia="Times New Roman" w:hAnsi="Times New Roman"/>
          <w:sz w:val="24"/>
          <w:szCs w:val="24"/>
          <w:rtl w:val="0"/>
        </w:rPr>
        <w:t xml:space="preserve"> is a diverse genus (&gt; 100 species, including some pathogens) of anaerobes present in host-associated and environmental habitats, which are capable of performing a variety of fermentation pathways and able to grow on ethanol, acetate and bicarbonate, or crotonate and bicarbonate as carbon sources </w:t>
      </w:r>
      <w:hyperlink r:id="rId102">
        <w:r w:rsidDel="00000000" w:rsidR="00000000" w:rsidRPr="00000000">
          <w:rPr>
            <w:rtl w:val="0"/>
          </w:rPr>
          <w:t xml:space="preserve">(98, 99)</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is another diverse genus (102 recognized species as of 2021) containing classic halophilic bacteria with known salt tolerances up to 25% </w:t>
      </w:r>
      <w:hyperlink r:id="rId103">
        <w:r w:rsidDel="00000000" w:rsidR="00000000" w:rsidRPr="00000000">
          <w:rPr>
            <w:rtl w:val="0"/>
          </w:rPr>
          <w:t xml:space="preserve">(100)</w:t>
        </w:r>
      </w:hyperlink>
      <w:r w:rsidDel="00000000" w:rsidR="00000000" w:rsidRPr="00000000">
        <w:rPr>
          <w:rFonts w:ascii="Times New Roman" w:cs="Times New Roman" w:eastAsia="Times New Roman" w:hAnsi="Times New Roman"/>
          <w:sz w:val="24"/>
          <w:szCs w:val="24"/>
          <w:rtl w:val="0"/>
        </w:rPr>
        <w:t xml:space="preserve">. </w:t>
      </w:r>
      <w:commentRangeStart w:id="41"/>
      <w:commentRangeStart w:id="42"/>
      <w:commentRangeStart w:id="43"/>
      <w:r w:rsidDel="00000000" w:rsidR="00000000" w:rsidRPr="00000000">
        <w:rPr>
          <w:rFonts w:ascii="Times New Roman" w:cs="Times New Roman" w:eastAsia="Times New Roman" w:hAnsi="Times New Roman"/>
          <w:sz w:val="24"/>
          <w:szCs w:val="24"/>
          <w:rtl w:val="0"/>
        </w:rPr>
        <w:t xml:space="preserve">One of our two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isolates contained the suite of genes encoding the C-P lyase pathway for methylphosphonate degradation, and produced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when supplied with methylphosphonate as the sole inorganic phosphorus source.</w:t>
      </w:r>
      <w:commentRangeEnd w:id="41"/>
      <w:r w:rsidDel="00000000" w:rsidR="00000000" w:rsidRPr="00000000">
        <w:commentReference w:id="41"/>
      </w:r>
      <w:commentRangeEnd w:id="42"/>
      <w:r w:rsidDel="00000000" w:rsidR="00000000" w:rsidRPr="00000000">
        <w:commentReference w:id="42"/>
      </w:r>
      <w:commentRangeEnd w:id="43"/>
      <w:r w:rsidDel="00000000" w:rsidR="00000000" w:rsidRPr="00000000">
        <w:commentReference w:id="43"/>
      </w:r>
      <w:r w:rsidDel="00000000" w:rsidR="00000000" w:rsidRPr="00000000">
        <w:rPr>
          <w:rFonts w:ascii="Times New Roman" w:cs="Times New Roman" w:eastAsia="Times New Roman" w:hAnsi="Times New Roman"/>
          <w:sz w:val="24"/>
          <w:szCs w:val="24"/>
          <w:rtl w:val="0"/>
        </w:rPr>
        <w:t xml:space="preserve"> These data support the hypothesis that methylphosphonate degradation contributes to the elevated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emissions observed in the unrestored salterns. Methylphosphonate sources were detected with GC-MS, and biogeochemical measurements suggesting severe phosphate limitation further corroborates why this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sp. would utilize this as a phosphate source in this environment. While there are other organisms in our samples that contain the C-P lyase pathway (such as </w:t>
      </w:r>
      <w:r w:rsidDel="00000000" w:rsidR="00000000" w:rsidRPr="00000000">
        <w:rPr>
          <w:rFonts w:ascii="Times New Roman" w:cs="Times New Roman" w:eastAsia="Times New Roman" w:hAnsi="Times New Roman"/>
          <w:i w:val="1"/>
          <w:iCs w:val="1"/>
          <w:sz w:val="24"/>
          <w:szCs w:val="24"/>
          <w:rtl w:val="0"/>
        </w:rPr>
        <w:t xml:space="preserve">Roseovarius</w:t>
      </w:r>
      <w:r w:rsidDel="00000000" w:rsidR="00000000" w:rsidRPr="00000000">
        <w:rPr>
          <w:rFonts w:ascii="Times New Roman" w:cs="Times New Roman" w:eastAsia="Times New Roman" w:hAnsi="Times New Roman"/>
          <w:sz w:val="24"/>
          <w:szCs w:val="24"/>
          <w:rtl w:val="0"/>
        </w:rPr>
        <w:t xml:space="preserve">), we use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as a case study to clearly demonstrate a specific taxon that a species containing the C-P lyase pathway produced methane and a species that did not contain the C-P lyase pathway did not produce methane. </w:t>
      </w:r>
    </w:p>
    <w:p w:rsidR="00000000" w:rsidDel="00000000" w:rsidP="00000000" w:rsidRDefault="00000000" w:rsidRPr="00000000" w14:paraId="0000005F">
      <w:pPr>
        <w:pStyle w:val="Heading3"/>
        <w:spacing w:line="480" w:lineRule="auto"/>
        <w:rPr>
          <w:rFonts w:ascii="Times New Roman" w:cs="Times New Roman" w:eastAsia="Times New Roman" w:hAnsi="Times New Roman"/>
          <w:color w:val="000000"/>
          <w:sz w:val="24"/>
          <w:szCs w:val="24"/>
        </w:rPr>
      </w:pPr>
      <w:bookmarkStart w:colFirst="0" w:colLast="0" w:name="_kj4zyfinkpbh" w:id="21"/>
      <w:bookmarkEnd w:id="21"/>
      <w:r w:rsidDel="00000000" w:rsidR="00000000" w:rsidRPr="00000000">
        <w:rPr>
          <w:rFonts w:ascii="Times New Roman" w:cs="Times New Roman" w:eastAsia="Times New Roman" w:hAnsi="Times New Roman"/>
          <w:color w:val="000000"/>
          <w:sz w:val="24"/>
          <w:szCs w:val="24"/>
          <w:rtl w:val="0"/>
        </w:rPr>
        <w:t xml:space="preserve">Metabolic modeling</w:t>
      </w: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MPn</w:t>
      </w:r>
      <w:r w:rsidDel="00000000" w:rsidR="00000000" w:rsidRPr="00000000">
        <w:rPr>
          <w:rFonts w:ascii="Times New Roman" w:cs="Times New Roman" w:eastAsia="Times New Roman" w:hAnsi="Times New Roman"/>
          <w:sz w:val="24"/>
          <w:szCs w:val="24"/>
          <w:rtl w:val="0"/>
        </w:rPr>
        <w:t xml:space="preserve">-consuming organisms were much more associated with methane emissions th</w:t>
      </w:r>
      <w:r w:rsidDel="00000000" w:rsidR="00000000" w:rsidRPr="00000000">
        <w:rPr>
          <w:rFonts w:ascii="Times New Roman" w:cs="Times New Roman" w:eastAsia="Times New Roman" w:hAnsi="Times New Roman"/>
          <w:sz w:val="24"/>
          <w:szCs w:val="24"/>
          <w:rtl w:val="0"/>
        </w:rPr>
        <w:t xml:space="preserve">an betaine-consuming organisms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0.798). This was mechanistically corroborated by metabolic models that reproduced the experimental methane emissions with high accuracy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0.978), and demonstrate that methane is generated stoichiometrically from methylphosphonate. The high average correlation of all members is attributed to higher metabolic activity of community members when in the regime of producing methane. The metabolic models only parameterized the relative abundances of each member and trace consumption of methylphosphonate, which encourages that these are natural outcomes of the metabolism and not forced behaviors during optimization.</w:t>
      </w:r>
    </w:p>
    <w:p>
      <w:r>
        <w:rPr>
          <w:b/>
          <w:color w:val="C00000"/>
          <w:sz w:val="18"/>
        </w:rPr>
        <w:t>CLAUDE »  STALE (R2 = 0.978 unsupported) AND internal error: the preceding 'R2 = 0.798' is the OLD betaine unrestored-abundance number, mis-attached to MePn organisms. Corrected framing: the model reproduces the RANK ORDER (rho = 0.60, n = 6) and is best treated as a consistency check alongside the independent culturing (Fig 6) and substrate-addition (Fig 4) evidence.</w:t>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high abundance of unbinned reads in all samples – 88% in SF2, 89% in R2A, 58% in R2, and 47% in R1 – introduces considerable uncertainty about how much metabolic models capture the metabolism of this system.  The unrestored systems are relatively well defined, which encourages that the presented insights into the unrestored metabolism capture its biology.  </w:t>
      </w:r>
      <w:commentRangeStart w:id="44"/>
      <w:r w:rsidDel="00000000" w:rsidR="00000000" w:rsidRPr="00000000">
        <w:rPr>
          <w:rFonts w:ascii="Times New Roman" w:cs="Times New Roman" w:eastAsia="Times New Roman" w:hAnsi="Times New Roman"/>
          <w:sz w:val="24"/>
          <w:szCs w:val="24"/>
          <w:rtl w:val="0"/>
        </w:rPr>
        <w:t xml:space="preserve">The binned reads also match to known and expected organisms, which suggests that the main actors are included and contribute to the modeled phenomena.</w:t>
      </w:r>
      <w:commentRangeEnd w:id="44"/>
      <w:r w:rsidDel="00000000" w:rsidR="00000000" w:rsidRPr="00000000">
        <w:commentReference w:id="44"/>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2">
      <w:pPr>
        <w:pStyle w:val="Heading1"/>
        <w:spacing w:line="480" w:lineRule="auto"/>
        <w:rPr>
          <w:rFonts w:ascii="Times New Roman" w:cs="Times New Roman" w:eastAsia="Times New Roman" w:hAnsi="Times New Roman"/>
          <w:b w:val="1"/>
          <w:bCs w:val="1"/>
          <w:sz w:val="24"/>
          <w:szCs w:val="24"/>
        </w:rPr>
      </w:pPr>
      <w:bookmarkStart w:colFirst="0" w:colLast="0" w:name="_78d1zbwobi9m" w:id="22"/>
      <w:bookmarkEnd w:id="22"/>
      <w:commentRangeStart w:id="45"/>
      <w:r w:rsidDel="00000000" w:rsidR="00000000" w:rsidRPr="00000000">
        <w:rPr>
          <w:rFonts w:ascii="Times New Roman" w:cs="Times New Roman" w:eastAsia="Times New Roman" w:hAnsi="Times New Roman"/>
          <w:b w:val="1"/>
          <w:bCs w:val="1"/>
          <w:sz w:val="24"/>
          <w:szCs w:val="24"/>
          <w:rtl w:val="0"/>
        </w:rPr>
        <w:t xml:space="preserve">Conclusions</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06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Unrestored salterns have distinct microbiomes, metabolomes, and metabolic networks compared to restored or reference wetlands, specifically including elevated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emissions which were hereto mechanistically not understood. Our study illuminated several mechanisms for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emissions – </w:t>
      </w:r>
      <w:commentRangeStart w:id="46"/>
      <w:r w:rsidDel="00000000" w:rsidR="00000000" w:rsidRPr="00000000">
        <w:rPr>
          <w:rFonts w:ascii="Times New Roman" w:cs="Times New Roman" w:eastAsia="Times New Roman" w:hAnsi="Times New Roman"/>
          <w:sz w:val="24"/>
          <w:szCs w:val="24"/>
          <w:rtl w:val="0"/>
        </w:rPr>
        <w:t xml:space="preserve">metabolizing betaine or methylated compounds, and acetoclastic and hydrogenotrophic</w:t>
      </w:r>
      <w:r w:rsidDel="00000000" w:rsidR="00000000" w:rsidRPr="00000000">
        <w:rPr>
          <w:rFonts w:ascii="Times New Roman" w:cs="Times New Roman" w:eastAsia="Times New Roman" w:hAnsi="Times New Roman"/>
          <w:sz w:val="24"/>
          <w:szCs w:val="24"/>
          <w:rtl w:val="0"/>
        </w:rPr>
        <w:t xml:space="preserve"> archaeal methanogenesis</w:t>
      </w:r>
      <w:commentRangeEnd w:id="46"/>
      <w:r w:rsidDel="00000000" w:rsidR="00000000" w:rsidRPr="00000000">
        <w:commentReference w:id="46"/>
      </w:r>
      <w:r w:rsidDel="00000000" w:rsidR="00000000" w:rsidRPr="00000000">
        <w:rPr>
          <w:rFonts w:ascii="Times New Roman" w:cs="Times New Roman" w:eastAsia="Times New Roman" w:hAnsi="Times New Roman"/>
          <w:sz w:val="24"/>
          <w:szCs w:val="24"/>
          <w:rtl w:val="0"/>
        </w:rPr>
        <w:t xml:space="preserve"> – although methylphosphonate degradation by halophilic aerobic bacteria such as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appears to be the most corroborated conclusion from multiple perspectives.</w:t>
      </w:r>
    </w:p>
    <w:p w:rsidR="00000000" w:rsidDel="00000000" w:rsidP="00000000" w:rsidRDefault="00000000" w:rsidRPr="00000000" w14:paraId="0000006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the substrate addition experiments revealed that MPn acid generated significantly greater methane than the dimethyl MPn. This is surprising since dimethyl MPn was more abundant in the sample and contains three times more methyl groups. Secondly, the observed methane emissions were most correlated with the abundances of methylphosphonate-consuming microbes, more so than with the abundances of betaine-consuming microbes, which was our second hypothesized methanogenic substrate. If the methane originates from methylphosphonate, it is sensible for the biomass of these organisms to be correlated with methane emissions because, in this very phosphorous-limited environment, organisms who possess the ability to scavenge phosphate sources like methylphosphonate would grow more biomass and consequently emit methane during demethylation. Thirdly, metabolic models reproduced methane emissions from trace amounts of methylphosphonate in near stoichiometric equivalence, supporting the experimental findings. The metabolic models systematically underestimated the quantity of methane emitted, which suggests that metabolizing methylphosphonate catalyzes other pathways of methane production that contribute as much or more methane than demethylating methylphosphonate per se. It is unclear if dimethyl methylphosphonate contributes here, where its consumption is triggered by methylphosphonate, or if there are cross-feeding community effects that we did not capture. This accelerated metabolism seems to explain the increased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emissions during the methylphosphonate substrate addition experiment. Finally, our previous work by Zhou et al. (2021) revealed a significant correlation between the abundance of C-P lyase genes for methylphosphonate degradation and with methane emissions. If methylphosphonate were the source of methane emission, the organisms utilizing these genes would be expected to grow more and thus their genes would be expected to be more abundant. </w:t>
      </w:r>
    </w:p>
    <w:p w:rsidR="00000000" w:rsidDel="00000000" w:rsidP="00000000" w:rsidRDefault="00000000" w:rsidRPr="00000000" w14:paraId="0000006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therefore propose methylphosphonate as the primary source of methane in the hypersaline unrestored salterns. The C-P lyase pathway in aerobic halotolerant bacteria appears to be the precise mechanism. This project improves our understanding of microbiology and biogeochemistry in saline environments, and moreover underscores the importance of combining field measurements, lab experiments, and computational modeling to rigorously study biogeochemical systems.</w:t>
      </w:r>
    </w:p>
    <w:p w:rsidR="00000000" w:rsidDel="00000000" w:rsidP="00000000" w:rsidRDefault="00000000" w:rsidRPr="00000000" w14:paraId="00000066">
      <w:pPr>
        <w:pStyle w:val="Heading1"/>
        <w:spacing w:line="480" w:lineRule="auto"/>
        <w:rPr>
          <w:rFonts w:ascii="Times New Roman" w:cs="Times New Roman" w:eastAsia="Times New Roman" w:hAnsi="Times New Roman"/>
          <w:b w:val="1"/>
          <w:bCs w:val="1"/>
          <w:sz w:val="24"/>
          <w:szCs w:val="24"/>
        </w:rPr>
      </w:pPr>
      <w:bookmarkStart w:colFirst="0" w:colLast="0" w:name="_tto3oox8zjxv" w:id="23"/>
      <w:bookmarkEnd w:id="23"/>
      <w:r w:rsidDel="00000000" w:rsidR="00000000" w:rsidRPr="00000000">
        <w:rPr>
          <w:rFonts w:ascii="Times New Roman" w:cs="Times New Roman" w:eastAsia="Times New Roman" w:hAnsi="Times New Roman"/>
          <w:b w:val="1"/>
          <w:bCs w:val="1"/>
          <w:sz w:val="24"/>
          <w:szCs w:val="24"/>
          <w:rtl w:val="0"/>
        </w:rPr>
        <w:t xml:space="preserve">Data Availability</w:t>
      </w:r>
    </w:p>
    <w:p w:rsidR="00000000" w:rsidDel="00000000" w:rsidP="00000000" w:rsidRDefault="00000000" w:rsidRPr="00000000" w14:paraId="000000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Metagenomic data is available on IMG/M and NCBI SRA. The accessions are provided in </w:t>
      </w:r>
      <w:commentRangeStart w:id="47"/>
      <w:r w:rsidDel="00000000" w:rsidR="00000000" w:rsidRPr="00000000">
        <w:rPr>
          <w:rFonts w:ascii="Times New Roman" w:cs="Times New Roman" w:eastAsia="Times New Roman" w:hAnsi="Times New Roman"/>
          <w:sz w:val="24"/>
          <w:szCs w:val="24"/>
          <w:rtl w:val="0"/>
        </w:rPr>
        <w:t xml:space="preserve">Table S4</w:t>
      </w:r>
      <w:commentRangeEnd w:id="47"/>
      <w:r w:rsidDel="00000000" w:rsidR="00000000" w:rsidRPr="00000000">
        <w:commentReference w:id="47"/>
      </w:r>
      <w:r w:rsidDel="00000000" w:rsidR="00000000" w:rsidRPr="00000000">
        <w:rPr>
          <w:rFonts w:ascii="Times New Roman" w:cs="Times New Roman" w:eastAsia="Times New Roman" w:hAnsi="Times New Roman"/>
          <w:sz w:val="24"/>
          <w:szCs w:val="24"/>
          <w:rtl w:val="0"/>
        </w:rPr>
        <w:t xml:space="preserve">. Code for downstream data analysis as well as data needed to run the analyses, are available on Zenodo (doi…). The metabolic modeling code </w:t>
      </w:r>
      <w:commentRangeStart w:id="48"/>
      <w:commentRangeStart w:id="49"/>
      <w:r w:rsidDel="00000000" w:rsidR="00000000" w:rsidRPr="00000000">
        <w:rPr>
          <w:rFonts w:ascii="Times New Roman" w:cs="Times New Roman" w:eastAsia="Times New Roman" w:hAnsi="Times New Roman"/>
          <w:sz w:val="24"/>
          <w:szCs w:val="24"/>
          <w:rtl w:val="0"/>
        </w:rPr>
        <w:t xml:space="preserve">and associated data files are stored in this public GitHub repository: </w:t>
      </w:r>
      <w:hyperlink r:id="rId104">
        <w:r w:rsidDel="00000000" w:rsidR="00000000" w:rsidRPr="00000000">
          <w:rPr>
            <w:rFonts w:ascii="Times New Roman" w:cs="Times New Roman" w:eastAsia="Times New Roman" w:hAnsi="Times New Roman"/>
            <w:sz w:val="24"/>
            <w:szCs w:val="24"/>
            <w:u w:val="single"/>
            <w:rtl w:val="0"/>
          </w:rPr>
          <w:t xml:space="preserve">https://github.com/HenryLabResearch/Salterns</w:t>
        </w:r>
      </w:hyperlink>
      <w:r w:rsidDel="00000000" w:rsidR="00000000" w:rsidRPr="00000000">
        <w:rPr>
          <w:rFonts w:ascii="Times New Roman" w:cs="Times New Roman" w:eastAsia="Times New Roman" w:hAnsi="Times New Roman"/>
          <w:sz w:val="24"/>
          <w:szCs w:val="24"/>
          <w:rtl w:val="0"/>
        </w:rPr>
        <w:t xml:space="preserve">.</w:t>
      </w:r>
      <w:commentRangeEnd w:id="48"/>
      <w:r w:rsidDel="00000000" w:rsidR="00000000" w:rsidRPr="00000000">
        <w:commentReference w:id="48"/>
      </w:r>
      <w:commentRangeEnd w:id="49"/>
      <w:r w:rsidDel="00000000" w:rsidR="00000000" w:rsidRPr="00000000">
        <w:commentReference w:id="49"/>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8">
      <w:pPr>
        <w:pStyle w:val="Heading1"/>
        <w:spacing w:line="480" w:lineRule="auto"/>
        <w:rPr>
          <w:rFonts w:ascii="Times New Roman" w:cs="Times New Roman" w:eastAsia="Times New Roman" w:hAnsi="Times New Roman"/>
          <w:b w:val="1"/>
          <w:bCs w:val="1"/>
          <w:sz w:val="24"/>
          <w:szCs w:val="24"/>
        </w:rPr>
      </w:pPr>
      <w:bookmarkStart w:colFirst="0" w:colLast="0" w:name="_rr8u0ekcboj5" w:id="24"/>
      <w:bookmarkEnd w:id="24"/>
      <w:r w:rsidDel="00000000" w:rsidR="00000000" w:rsidRPr="00000000">
        <w:rPr>
          <w:rFonts w:ascii="Times New Roman" w:cs="Times New Roman" w:eastAsia="Times New Roman" w:hAnsi="Times New Roman"/>
          <w:b w:val="1"/>
          <w:bCs w:val="1"/>
          <w:sz w:val="24"/>
          <w:szCs w:val="24"/>
          <w:rtl w:val="0"/>
        </w:rPr>
        <w:t xml:space="preserve">Acknowledgments</w:t>
      </w:r>
    </w:p>
    <w:p w:rsidR="00000000" w:rsidDel="00000000" w:rsidP="00000000" w:rsidRDefault="00000000" w:rsidRPr="00000000" w14:paraId="0000006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thank Jonas Karosas and Brad Erkkila at the Yale Analytical and Stable Isotope Center for analyzing greenhouse gases from the substrate addition experiment. We thank the staff at EMSL for help with the metabolomics work, including Karl Weitz and Nikola Tolic. The work (10.46936/10.25585/60000820) conducted by the U.S. Department of Energy Joint Genome Institute (https://ror.org/04xm1d337), a DOE Office of Science User Facility, is supported by the Office of Science of the U.S. Department of Energy operated under Contract No. DE-AC02-05CH11231. A portion of this research was performed on a project award (10.46936/lser.proj.2019.50789/60000101) from the Environmental Molecular Sciences Laboratory, a DOE Office of Science User Facility sponsored by the Biological and Environmental Research program under Contract No. DE-AC05-76RL01830.</w:t>
      </w:r>
    </w:p>
    <w:p w:rsidR="00000000" w:rsidDel="00000000" w:rsidP="00000000" w:rsidRDefault="00000000" w:rsidRPr="00000000" w14:paraId="0000006A">
      <w:pPr>
        <w:pStyle w:val="Heading1"/>
        <w:spacing w:line="480" w:lineRule="auto"/>
        <w:rPr>
          <w:rFonts w:ascii="Times New Roman" w:cs="Times New Roman" w:eastAsia="Times New Roman" w:hAnsi="Times New Roman"/>
          <w:b w:val="1"/>
          <w:bCs w:val="1"/>
          <w:sz w:val="24"/>
          <w:szCs w:val="24"/>
        </w:rPr>
      </w:pPr>
      <w:bookmarkStart w:colFirst="0" w:colLast="0" w:name="_9mxifmbc5pjd" w:id="25"/>
      <w:bookmarkEnd w:id="25"/>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line="480" w:lineRule="auto"/>
        <w:rPr>
          <w:rFonts w:ascii="Times New Roman" w:cs="Times New Roman" w:eastAsia="Times New Roman" w:hAnsi="Times New Roman"/>
          <w:b w:val="1"/>
          <w:bCs w:val="1"/>
          <w:sz w:val="24"/>
          <w:szCs w:val="24"/>
        </w:rPr>
      </w:pPr>
      <w:bookmarkStart w:colFirst="0" w:colLast="0" w:name="_2p733uf48r7t" w:id="26"/>
      <w:bookmarkEnd w:id="26"/>
      <w:r w:rsidDel="00000000" w:rsidR="00000000" w:rsidRPr="00000000">
        <w:rPr>
          <w:rFonts w:ascii="Times New Roman" w:cs="Times New Roman" w:eastAsia="Times New Roman" w:hAnsi="Times New Roman"/>
          <w:b w:val="1"/>
          <w:bCs w:val="1"/>
          <w:sz w:val="24"/>
          <w:szCs w:val="24"/>
          <w:rtl w:val="0"/>
        </w:rPr>
        <w:t xml:space="preserve">Figures and Tables</w:t>
      </w:r>
    </w:p>
    <w:p w:rsidR="00000000" w:rsidDel="00000000" w:rsidP="00000000" w:rsidRDefault="00000000" w:rsidRPr="00000000" w14:paraId="0000006C">
      <w:pPr>
        <w:pStyle w:val="Heading5"/>
        <w:spacing w:line="480" w:lineRule="auto"/>
        <w:rPr>
          <w:rFonts w:ascii="Times New Roman" w:cs="Times New Roman" w:eastAsia="Times New Roman" w:hAnsi="Times New Roman"/>
          <w:color w:val="000000"/>
          <w:sz w:val="24"/>
          <w:szCs w:val="24"/>
        </w:rPr>
      </w:pPr>
      <w:bookmarkStart w:colFirst="0" w:colLast="0" w:name="_eae58n2256un" w:id="27"/>
      <w:bookmarkEnd w:id="27"/>
      <w:r w:rsidDel="00000000" w:rsidR="00000000" w:rsidRPr="00000000">
        <w:rPr>
          <w:rFonts w:ascii="Times New Roman" w:cs="Times New Roman" w:eastAsia="Times New Roman" w:hAnsi="Times New Roman"/>
          <w:color w:val="000000"/>
          <w:sz w:val="24"/>
          <w:szCs w:val="24"/>
          <w:rtl w:val="0"/>
        </w:rPr>
        <w:t xml:space="preserve">Table 1. Substrates used in the microcosm incubations and their concentrations. Final concentration does not take into account the potential amount of substrate present in the environmental samples. Less MPn-Acid, Dimethyl-MPn, and DMS were added compared to other substrates due to concerns about toxicity. Concentrations added are consistent with the literature.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Oxygen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Substrate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Millimoles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Concentration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Aerobic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mL DI 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MPn-Acid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µM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Dimethyl-MPn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µM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Anaerobic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mL DI 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Glycine betaine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bl>
    <w:p w:rsidR="00000000" w:rsidDel="00000000" w:rsidP="00000000" w:rsidRDefault="00000000" w:rsidRPr="00000000" w14:paraId="000000A1">
      <w:pPr>
        <w:pStyle w:val="Heading5"/>
        <w:spacing w:line="480" w:lineRule="auto"/>
        <w:rPr>
          <w:rFonts w:ascii="Times New Roman" w:cs="Times New Roman" w:eastAsia="Times New Roman" w:hAnsi="Times New Roman"/>
          <w:color w:val="000000"/>
          <w:sz w:val="24"/>
          <w:szCs w:val="24"/>
        </w:rPr>
      </w:pPr>
      <w:bookmarkStart w:colFirst="0" w:colLast="0" w:name="_qjujbjcomjqd" w:id="28"/>
      <w:bookmarkEnd w:id="28"/>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5"/>
        <w:spacing w:line="480" w:lineRule="auto"/>
        <w:rPr>
          <w:rFonts w:ascii="Times New Roman" w:cs="Times New Roman" w:eastAsia="Times New Roman" w:hAnsi="Times New Roman"/>
          <w:color w:val="000000"/>
          <w:sz w:val="24"/>
          <w:szCs w:val="24"/>
        </w:rPr>
      </w:pPr>
      <w:bookmarkStart w:colFirst="0" w:colLast="0" w:name="_vpujdrdwe21q" w:id="29"/>
      <w:bookmarkEnd w:id="29"/>
      <w:r w:rsidDel="00000000" w:rsidR="00000000" w:rsidRPr="00000000">
        <w:rPr>
          <w:rFonts w:ascii="Times New Roman" w:cs="Times New Roman" w:eastAsia="Times New Roman" w:hAnsi="Times New Roman"/>
          <w:color w:val="000000"/>
          <w:sz w:val="24"/>
          <w:szCs w:val="24"/>
          <w:rtl w:val="0"/>
        </w:rPr>
        <w:t xml:space="preserve">Table 2. Results of repeated-measures Type III ANOVA models testing for the effects of time, substrate, and their interaction on CH</w:t>
      </w:r>
      <w:r w:rsidDel="00000000" w:rsidR="00000000" w:rsidRPr="00000000">
        <w:rPr>
          <w:rFonts w:ascii="Times New Roman" w:cs="Times New Roman" w:eastAsia="Times New Roman" w:hAnsi="Times New Roman"/>
          <w:color w:val="000000"/>
          <w:sz w:val="24"/>
          <w:szCs w:val="24"/>
          <w:vertAlign w:val="subscript"/>
          <w:rtl w:val="0"/>
        </w:rPr>
        <w:t xml:space="preserve">4</w:t>
      </w:r>
      <w:r w:rsidDel="00000000" w:rsidR="00000000" w:rsidRPr="00000000">
        <w:rPr>
          <w:rFonts w:ascii="Times New Roman" w:cs="Times New Roman" w:eastAsia="Times New Roman" w:hAnsi="Times New Roman"/>
          <w:color w:val="000000"/>
          <w:sz w:val="24"/>
          <w:szCs w:val="24"/>
          <w:rtl w:val="0"/>
        </w:rPr>
        <w:t xml:space="preserve">, CO</w:t>
      </w:r>
      <w:r w:rsidDel="00000000" w:rsidR="00000000" w:rsidRPr="00000000">
        <w:rPr>
          <w:rFonts w:ascii="Times New Roman" w:cs="Times New Roman" w:eastAsia="Times New Roman" w:hAnsi="Times New Roman"/>
          <w:color w:val="000000"/>
          <w:sz w:val="24"/>
          <w:szCs w:val="24"/>
          <w:vertAlign w:val="subscript"/>
          <w:rtl w:val="0"/>
        </w:rPr>
        <w:t xml:space="preserve">2</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N</w:t>
      </w:r>
      <w:r w:rsidDel="00000000" w:rsidR="00000000" w:rsidRPr="00000000">
        <w:rPr>
          <w:rFonts w:ascii="Times New Roman" w:cs="Times New Roman" w:eastAsia="Times New Roman" w:hAnsi="Times New Roman"/>
          <w:color w:val="000000"/>
          <w:sz w:val="24"/>
          <w:szCs w:val="24"/>
          <w:vertAlign w:val="subscript"/>
          <w:rtl w:val="0"/>
        </w:rPr>
        <w:t xml:space="preserve">2</w:t>
      </w:r>
      <w:r w:rsidDel="00000000" w:rsidR="00000000" w:rsidRPr="00000000">
        <w:rPr>
          <w:rFonts w:ascii="Times New Roman" w:cs="Times New Roman" w:eastAsia="Times New Roman" w:hAnsi="Times New Roman"/>
          <w:color w:val="000000"/>
          <w:sz w:val="24"/>
          <w:szCs w:val="24"/>
          <w:rtl w:val="0"/>
        </w:rPr>
        <w:t xml:space="preserve">O production in two different oxygen environments.</w:t>
      </w:r>
    </w:p>
    <w:tbl>
      <w:tblPr>
        <w:tblStyle w:val="Table2"/>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585"/>
        <w:gridCol w:w="1575"/>
        <w:gridCol w:w="960"/>
        <w:gridCol w:w="885"/>
        <w:gridCol w:w="525"/>
        <w:tblGridChange w:id="0">
          <w:tblGrid>
            <w:gridCol w:w="1125"/>
            <w:gridCol w:w="585"/>
            <w:gridCol w:w="1575"/>
            <w:gridCol w:w="960"/>
            <w:gridCol w:w="885"/>
            <w:gridCol w:w="525"/>
          </w:tblGrid>
        </w:tblGridChange>
      </w:tblGrid>
      <w:tr>
        <w:trPr>
          <w:cantSplit w:val="0"/>
          <w:trHeight w:val="460" w:hRule="atLeast"/>
          <w:tblHeader w:val="0"/>
        </w:trPr>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Oxygen</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χ</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w:t>
            </w:r>
            <w:r w:rsidDel="00000000" w:rsidR="00000000" w:rsidRPr="00000000">
              <w:rPr>
                <w:rtl w:val="0"/>
              </w:rPr>
            </w:r>
          </w:p>
        </w:tc>
      </w:tr>
      <w:tr>
        <w:trPr>
          <w:cantSplit w:val="0"/>
          <w:trHeight w:val="460"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Aerobic</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9">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4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F">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B">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0.057</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4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6.27</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1">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23.96</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60"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Anaerobic</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129.73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11.77</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9">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0.162</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60.85</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4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61.53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5.28</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B">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78.04</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1">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4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0.105</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1259.41</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5"/>
        <w:spacing w:line="480" w:lineRule="auto"/>
        <w:rPr>
          <w:rFonts w:ascii="Times New Roman" w:cs="Times New Roman" w:eastAsia="Times New Roman" w:hAnsi="Times New Roman"/>
          <w:color w:val="000000"/>
          <w:sz w:val="24"/>
          <w:szCs w:val="24"/>
        </w:rPr>
      </w:pPr>
      <w:bookmarkStart w:colFirst="0" w:colLast="0" w:name="_ixjk7po5bmrx" w:id="30"/>
      <w:bookmarkEnd w:id="30"/>
      <w:r w:rsidDel="00000000" w:rsidR="00000000" w:rsidRPr="00000000">
        <w:rPr>
          <w:rFonts w:ascii="Times New Roman" w:cs="Times New Roman" w:eastAsia="Times New Roman" w:hAnsi="Times New Roman"/>
          <w:color w:val="000000"/>
          <w:sz w:val="24"/>
          <w:szCs w:val="24"/>
          <w:rtl w:val="0"/>
        </w:rPr>
        <w:t xml:space="preserve">Table 3. </w:t>
      </w:r>
      <w:r w:rsidDel="00000000" w:rsidR="00000000" w:rsidRPr="00000000">
        <w:rPr>
          <w:rFonts w:ascii="Times New Roman" w:cs="Times New Roman" w:eastAsia="Times New Roman" w:hAnsi="Times New Roman"/>
          <w:color w:val="000000"/>
          <w:sz w:val="24"/>
          <w:szCs w:val="24"/>
          <w:rtl w:val="0"/>
        </w:rPr>
        <w:t xml:space="preserve">The percent of total biomass that each family comprises in the unrestored, restored, and reference (natural) wetlands.  These percentages were computed after removing the unbinned reads, which constituted 68%, 89%, and 89% of the total abundance in each sample type, respectively. </w:t>
      </w:r>
    </w:p>
    <w:p>
      <w:r>
        <w:rPr>
          <w:b/>
          <w:color w:val="C00000"/>
          <w:sz w:val="18"/>
        </w:rPr>
        <w:t>CLAUDE »  TABLE 3 VALUES AND CAPTION ARE WRONG. Cause (correlational/abundances.ipynb cell 1, now fixed): 'R1' in col or 'R2' in col also matched the six R2A cores, so 'Unrestored total' pooled R1 + R2 + R2A; the notebook printed unrestored / reference / restored, which was pasted under the headers Unrestored / Restored / Reference, so the Restored and Reference columns are swapped; and the 30 archaeal MAGs had no taxonomy and were dropped with the unbinned reads ('68%' = unbinned + archaea over the 18 R1/R2/R2A samples). Corrected unbinned shares: 52%, 88%, 89% (unrestored, restored, reference). Corrected top 10 (2020 GTDB families, all 310 MAGs; fraction of binned abundance, Unrestored R1+R2 / Restored SF2 / Reference R2A): Rhodobacteraceae 0.205806 / 0.007799 / 0.023190; Balneolaceae 0.113485 / 0.081598 / 0.001340; Wenzhouxiangellaceae 0.097700 / 0.000935 / 0.001865; Saprospiraceae 0.076393 / 0.000255 / 0.000523; undetermined 0.068143 / 0.175628 / 0.166376; Haloferacaceae (archaeal) 0.059095 / 0.005976 / 0.000427; UBA12077 0.032218 / 0.000501 / 0.000280; Woeseiaceae 0.030725 / 0.005553 / 0.018616; Sediminispirochaetaceae 0.027567 / 0.000498 / 0.000312; Haloarculaceae (archaeal) 0.024781 / 0.005981 / 0.000204. Flavobacteriaceae and Oleiphilaceae drop out of the top 10. Source: 'Table 3 - corrected values (2020 GTDB families).csv' (table3_2020_corrected.py); the R232-family version is in the R232 review copy.</w:t>
      </w:r>
    </w:p>
    <w:tbl>
      <w:tblPr>
        <w:tblStyle w:val="Table3"/>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890"/>
        <w:gridCol w:w="1860"/>
        <w:gridCol w:w="1890"/>
        <w:tblGridChange w:id="0">
          <w:tblGrid>
            <w:gridCol w:w="2880"/>
            <w:gridCol w:w="1890"/>
            <w:gridCol w:w="1860"/>
            <w:gridCol w:w="18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GTDB-Tk Family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Unrestored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Restored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Reference total</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1D">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Rhodobacteraceae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1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0.205579</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1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0.023704</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0.008131</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21">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Balneolaceae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0.112063</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0.001370</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0.085078</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25">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Wenzhouxiangellaceae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0.096556</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0.001906</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8">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0.000975</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29">
            <w:pPr>
              <w:widowControl w:val="0"/>
              <w:spacing w:line="240" w:lineRule="auto"/>
              <w:jc w:val="righ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undetermined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A">
            <w:pPr>
              <w:widowControl w:val="0"/>
              <w:spacing w:line="240" w:lineRule="auto"/>
              <w:jc w:val="righ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0.081655</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B">
            <w:pPr>
              <w:widowControl w:val="0"/>
              <w:spacing w:line="240" w:lineRule="auto"/>
              <w:jc w:val="righ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0.169926</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C">
            <w:pPr>
              <w:widowControl w:val="0"/>
              <w:spacing w:line="240" w:lineRule="auto"/>
              <w:jc w:val="righ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0.165546</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2D">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Saprospiraceae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0.075393</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0.000535</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0.000266</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31">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Woeseiaceae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0.032407</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0.019029</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0.005789</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35">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UBA12077</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0.031803</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0.000287</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8">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0.000523</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39">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Sediminispirochaetaceae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0.027220</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0.000319</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0.000519</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3D">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Flavobacteriaceae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0.025992</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0.063411</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4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0.019261</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41">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Oleiphilaceae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4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0.023174</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4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0.001592</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4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0.000722</w:t>
            </w:r>
          </w:p>
        </w:tc>
      </w:tr>
    </w:tbl>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5"/>
        <w:spacing w:line="480" w:lineRule="auto"/>
        <w:rPr/>
      </w:pPr>
      <w:bookmarkStart w:colFirst="0" w:colLast="0" w:name="_ycbeg02xnnkx" w:id="31"/>
      <w:bookmarkEnd w:id="31"/>
      <w:r w:rsidDel="00000000" w:rsidR="00000000" w:rsidRPr="00000000">
        <w:rPr/>
        <w:drawing>
          <wp:inline distB="114300" distT="114300" distL="114300" distR="114300">
            <wp:extent cx="5748338" cy="4315965"/>
            <wp:effectExtent b="0" l="0" r="0" t="0"/>
            <wp:docPr id="17" name="image12.png"/>
            <a:graphic>
              <a:graphicData uri="http://schemas.openxmlformats.org/drawingml/2006/picture">
                <pic:pic>
                  <pic:nvPicPr>
                    <pic:cNvPr id="0" name="image12.png"/>
                    <pic:cNvPicPr preferRelativeResize="0"/>
                  </pic:nvPicPr>
                  <pic:blipFill>
                    <a:blip r:embed="rId105"/>
                    <a:srcRect b="0" l="0" r="0" t="0"/>
                    <a:stretch>
                      <a:fillRect/>
                    </a:stretch>
                  </pic:blipFill>
                  <pic:spPr>
                    <a:xfrm>
                      <a:off x="0" y="0"/>
                      <a:ext cx="5748338" cy="4315965"/>
                    </a:xfrm>
                    <a:prstGeom prst="rect"/>
                    <a:ln/>
                  </pic:spPr>
                </pic:pic>
              </a:graphicData>
            </a:graphic>
          </wp:inline>
        </w:drawing>
      </w:r>
      <w:commentRangeStart w:id="50"/>
      <w:commentRangeStart w:id="51"/>
      <w:r w:rsidDel="00000000" w:rsidR="00000000" w:rsidRPr="00000000">
        <w:rPr>
          <w:rFonts w:ascii="Times New Roman" w:cs="Times New Roman" w:eastAsia="Times New Roman" w:hAnsi="Times New Roman"/>
          <w:color w:val="000000"/>
          <w:sz w:val="24"/>
          <w:szCs w:val="24"/>
          <w:rtl w:val="0"/>
        </w:rPr>
        <w:t xml:space="preserve">Figure 1</w:t>
      </w:r>
      <w:commentRangeEnd w:id="50"/>
      <w:r w:rsidDel="00000000" w:rsidR="00000000" w:rsidRPr="00000000">
        <w:commentReference w:id="50"/>
      </w:r>
      <w:commentRangeEnd w:id="51"/>
      <w:r w:rsidDel="00000000" w:rsidR="00000000" w:rsidRPr="00000000">
        <w:commentReference w:id="51"/>
      </w:r>
      <w:r w:rsidDel="00000000" w:rsidR="00000000" w:rsidRPr="00000000">
        <w:rPr>
          <w:rFonts w:ascii="Times New Roman" w:cs="Times New Roman" w:eastAsia="Times New Roman" w:hAnsi="Times New Roman"/>
          <w:color w:val="000000"/>
          <w:sz w:val="24"/>
          <w:szCs w:val="24"/>
          <w:rtl w:val="0"/>
        </w:rPr>
        <w:t xml:space="preserve">. Relative abundances of genes (z-score transformed DESeq2 normalized counts) involved in the cycling of various methylated compounds. The heatmap is clustered by sample (columns) with Ward’s D</w:t>
      </w:r>
      <w:r w:rsidDel="00000000" w:rsidR="00000000" w:rsidRPr="00000000">
        <w:rPr>
          <w:rFonts w:ascii="Times New Roman" w:cs="Times New Roman" w:eastAsia="Times New Roman" w:hAnsi="Times New Roman"/>
          <w:color w:val="000000"/>
          <w:sz w:val="24"/>
          <w:szCs w:val="24"/>
          <w:vertAlign w:val="superscript"/>
          <w:rtl w:val="0"/>
        </w:rPr>
        <w:t xml:space="preserve">2</w:t>
      </w:r>
      <w:r w:rsidDel="00000000" w:rsidR="00000000" w:rsidRPr="00000000">
        <w:rPr>
          <w:rFonts w:ascii="Times New Roman" w:cs="Times New Roman" w:eastAsia="Times New Roman" w:hAnsi="Times New Roman"/>
          <w:color w:val="000000"/>
          <w:sz w:val="24"/>
          <w:szCs w:val="24"/>
          <w:rtl w:val="0"/>
        </w:rPr>
        <w:t xml:space="preserve">, which cleanly </w:t>
      </w:r>
      <w:r w:rsidDel="00000000" w:rsidR="00000000" w:rsidRPr="00000000">
        <w:rPr>
          <w:rFonts w:ascii="Times New Roman" w:cs="Times New Roman" w:eastAsia="Times New Roman" w:hAnsi="Times New Roman"/>
          <w:color w:val="000000"/>
          <w:sz w:val="24"/>
          <w:szCs w:val="24"/>
          <w:rtl w:val="0"/>
        </w:rPr>
        <w:t xml:space="preserve">separates them by restoration type</w:t>
      </w:r>
      <w:r w:rsidDel="00000000" w:rsidR="00000000" w:rsidRPr="00000000">
        <w:rPr>
          <w:rFonts w:ascii="Times New Roman" w:cs="Times New Roman" w:eastAsia="Times New Roman" w:hAnsi="Times New Roman"/>
          <w:color w:val="000000"/>
          <w:sz w:val="24"/>
          <w:szCs w:val="24"/>
          <w:rtl w:val="0"/>
        </w:rPr>
        <w:t xml:space="preserve">. Rows are sorted by compound. TMA = trimethylamine, MMA = monomethylamine, GB = glycine betaine, DMS = dimethyl sulfide, MMPA = methylthiopropanoate, DMSP = dimethylsulfoniopropionate. Rows are annotated by the compound ID, the type of process the gene is involved in, and whether the gene abundance is significantly different among the three restoration statuses based on a Kruskal-Wallis (“KW”) test with FDR p-value correction. Sample R2_A_D2 appears to be an outlier in these gene abundances; however, CH</w:t>
      </w:r>
      <w:r w:rsidDel="00000000" w:rsidR="00000000" w:rsidRPr="00000000">
        <w:rPr>
          <w:rFonts w:ascii="Times New Roman" w:cs="Times New Roman" w:eastAsia="Times New Roman" w:hAnsi="Times New Roman"/>
          <w:color w:val="000000"/>
          <w:sz w:val="24"/>
          <w:szCs w:val="24"/>
          <w:vertAlign w:val="subscript"/>
          <w:rtl w:val="0"/>
        </w:rPr>
        <w:t xml:space="preserve">4</w:t>
      </w:r>
      <w:r w:rsidDel="00000000" w:rsidR="00000000" w:rsidRPr="00000000">
        <w:rPr>
          <w:rFonts w:ascii="Times New Roman" w:cs="Times New Roman" w:eastAsia="Times New Roman" w:hAnsi="Times New Roman"/>
          <w:color w:val="000000"/>
          <w:sz w:val="24"/>
          <w:szCs w:val="24"/>
          <w:rtl w:val="0"/>
        </w:rPr>
        <w:t xml:space="preserve"> emissions for core R2_A were intermediate among the unrestored samples.</w:t>
      </w:r>
      <w:r w:rsidDel="00000000" w:rsidR="00000000" w:rsidRPr="00000000">
        <w:br w:type="page"/>
      </w:r>
      <w:r w:rsidDel="00000000" w:rsidR="00000000" w:rsidRPr="00000000">
        <w:rPr>
          <w:rtl w:val="0"/>
        </w:rPr>
      </w:r>
    </w:p>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7" name="image15.png"/>
            <a:graphic>
              <a:graphicData uri="http://schemas.openxmlformats.org/drawingml/2006/picture">
                <pic:pic>
                  <pic:nvPicPr>
                    <pic:cNvPr id="0" name="image15.png"/>
                    <pic:cNvPicPr preferRelativeResize="0"/>
                  </pic:nvPicPr>
                  <pic:blipFill>
                    <a:blip r:embed="rId10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5"/>
        <w:spacing w:line="480" w:lineRule="auto"/>
        <w:rPr>
          <w:rFonts w:ascii="Times New Roman" w:cs="Times New Roman" w:eastAsia="Times New Roman" w:hAnsi="Times New Roman"/>
          <w:color w:val="000000"/>
          <w:sz w:val="24"/>
          <w:szCs w:val="24"/>
        </w:rPr>
      </w:pPr>
      <w:bookmarkStart w:colFirst="0" w:colLast="0" w:name="_kx8d8z5gfq6j" w:id="32"/>
      <w:bookmarkEnd w:id="32"/>
      <w:r w:rsidDel="00000000" w:rsidR="00000000" w:rsidRPr="00000000">
        <w:rPr>
          <w:rFonts w:ascii="Times New Roman" w:cs="Times New Roman" w:eastAsia="Times New Roman" w:hAnsi="Times New Roman"/>
          <w:color w:val="000000"/>
          <w:sz w:val="24"/>
          <w:szCs w:val="24"/>
          <w:rtl w:val="0"/>
        </w:rPr>
        <w:t xml:space="preserve">Figure 2. Concentrations of metabolites (z-score transformed µM) as measured by NMR. The heatmap is clustered by both row (metabolites) and column (samples). Columns are annotated by their restoration status, while rows are annotated by whether they are significantly different between reference and restored sites (black = Wilcoxon test, P</w:t>
      </w:r>
      <w:r w:rsidDel="00000000" w:rsidR="00000000" w:rsidRPr="00000000">
        <w:rPr>
          <w:rFonts w:ascii="Times New Roman" w:cs="Times New Roman" w:eastAsia="Times New Roman" w:hAnsi="Times New Roman"/>
          <w:color w:val="000000"/>
          <w:sz w:val="24"/>
          <w:szCs w:val="24"/>
          <w:vertAlign w:val="subscript"/>
          <w:rtl w:val="0"/>
        </w:rPr>
        <w:t xml:space="preserve">FDR</w:t>
      </w:r>
      <w:r w:rsidDel="00000000" w:rsidR="00000000" w:rsidRPr="00000000">
        <w:rPr>
          <w:rFonts w:ascii="Times New Roman" w:cs="Times New Roman" w:eastAsia="Times New Roman" w:hAnsi="Times New Roman"/>
          <w:color w:val="000000"/>
          <w:sz w:val="24"/>
          <w:szCs w:val="24"/>
          <w:rtl w:val="0"/>
        </w:rPr>
        <w:t xml:space="preserve"> &lt; 0.05, gray = Wilcoxon test P</w:t>
      </w:r>
      <w:r w:rsidDel="00000000" w:rsidR="00000000" w:rsidRPr="00000000">
        <w:rPr>
          <w:rFonts w:ascii="Times New Roman" w:cs="Times New Roman" w:eastAsia="Times New Roman" w:hAnsi="Times New Roman"/>
          <w:color w:val="000000"/>
          <w:sz w:val="24"/>
          <w:szCs w:val="24"/>
          <w:vertAlign w:val="subscript"/>
          <w:rtl w:val="0"/>
        </w:rPr>
        <w:t xml:space="preserve">FDR</w:t>
      </w:r>
      <w:r w:rsidDel="00000000" w:rsidR="00000000" w:rsidRPr="00000000">
        <w:rPr>
          <w:rFonts w:ascii="Times New Roman" w:cs="Times New Roman" w:eastAsia="Times New Roman" w:hAnsi="Times New Roman"/>
          <w:color w:val="000000"/>
          <w:sz w:val="24"/>
          <w:szCs w:val="24"/>
          <w:rtl w:val="0"/>
        </w:rPr>
        <w:t xml:space="preserve"> &gt; 0.05, white = present in less than 3 samples and not tested). The one restored sample was not analyzed statistically.</w:t>
      </w:r>
    </w:p>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Style w:val="Heading5"/>
        <w:spacing w:line="480" w:lineRule="auto"/>
        <w:rPr>
          <w:rFonts w:ascii="Times New Roman" w:cs="Times New Roman" w:eastAsia="Times New Roman" w:hAnsi="Times New Roman"/>
          <w:color w:val="000000"/>
          <w:sz w:val="24"/>
          <w:szCs w:val="24"/>
        </w:rPr>
      </w:pPr>
      <w:bookmarkStart w:colFirst="0" w:colLast="0" w:name="_6jqtmodfaius" w:id="33"/>
      <w:bookmarkEnd w:id="33"/>
      <w:commentRangeStart w:id="52"/>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4318000"/>
            <wp:effectExtent b="0" l="0" r="0" t="0"/>
            <wp:docPr id="9" name="image5.png"/>
            <a:graphic>
              <a:graphicData uri="http://schemas.openxmlformats.org/drawingml/2006/picture">
                <pic:pic>
                  <pic:nvPicPr>
                    <pic:cNvPr id="0" name="image5.png"/>
                    <pic:cNvPicPr preferRelativeResize="0"/>
                  </pic:nvPicPr>
                  <pic:blipFill>
                    <a:blip r:embed="rId107"/>
                    <a:srcRect b="0" l="0" r="0" t="0"/>
                    <a:stretch>
                      <a:fillRect/>
                    </a:stretch>
                  </pic:blipFill>
                  <pic:spPr>
                    <a:xfrm>
                      <a:off x="0" y="0"/>
                      <a:ext cx="5943600" cy="43180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3.</w:t>
      </w:r>
      <w:r w:rsidDel="00000000" w:rsidR="00000000" w:rsidRPr="00000000">
        <w:rPr>
          <w:rFonts w:ascii="Times New Roman" w:cs="Times New Roman" w:eastAsia="Times New Roman" w:hAnsi="Times New Roman"/>
          <w:color w:val="000000"/>
          <w:sz w:val="24"/>
          <w:szCs w:val="24"/>
          <w:rtl w:val="0"/>
        </w:rPr>
        <w:t xml:space="preserve"> Correlations between metabolites and methane flux. Correlations were run with 3 different types of coefficient calculations and p-values were corrected with FDR (Pfdr). The metabolites tested and shown here were each pr</w:t>
      </w:r>
      <w:commentRangeEnd w:id="52"/>
      <w:r w:rsidDel="00000000" w:rsidR="00000000" w:rsidRPr="00000000">
        <w:commentReference w:id="52"/>
      </w:r>
      <w:r w:rsidDel="00000000" w:rsidR="00000000" w:rsidRPr="00000000">
        <w:rPr>
          <w:rFonts w:ascii="Times New Roman" w:cs="Times New Roman" w:eastAsia="Times New Roman" w:hAnsi="Times New Roman"/>
          <w:color w:val="000000"/>
          <w:sz w:val="24"/>
          <w:szCs w:val="24"/>
          <w:rtl w:val="0"/>
        </w:rPr>
        <w:t xml:space="preserve">esent in at least 3 samples. Note that methylphosphonic acid and dimethylmethylphosphonate are not shown here because concentrations were not quantified; however, both were detected in all analyzed samples. Methylphosphonic acid was detected only at trace levels.</w:t>
      </w: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5"/>
        <w:spacing w:line="480" w:lineRule="auto"/>
        <w:rPr>
          <w:rFonts w:ascii="Times New Roman" w:cs="Times New Roman" w:eastAsia="Times New Roman" w:hAnsi="Times New Roman"/>
          <w:color w:val="000000"/>
          <w:sz w:val="24"/>
          <w:szCs w:val="24"/>
        </w:rPr>
      </w:pPr>
      <w:bookmarkStart w:colFirst="0" w:colLast="0" w:name="_9tic6edt37zr" w:id="34"/>
      <w:bookmarkEnd w:id="34"/>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5943600"/>
            <wp:effectExtent b="0" l="0" r="0" t="0"/>
            <wp:docPr id="15" name="image8.png"/>
            <a:graphic>
              <a:graphicData uri="http://schemas.openxmlformats.org/drawingml/2006/picture">
                <pic:pic>
                  <pic:nvPicPr>
                    <pic:cNvPr id="0" name="image8.png"/>
                    <pic:cNvPicPr preferRelativeResize="0"/>
                  </pic:nvPicPr>
                  <pic:blipFill>
                    <a:blip r:embed="rId108"/>
                    <a:srcRect b="0" l="0" r="0" t="0"/>
                    <a:stretch>
                      <a:fillRect/>
                    </a:stretch>
                  </pic:blipFill>
                  <pic:spPr>
                    <a:xfrm>
                      <a:off x="0" y="0"/>
                      <a:ext cx="5943600" cy="59436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4. Aerobic (left column) and anaerobic (right column) substrate addition experiment results for </w:t>
      </w:r>
      <w:r w:rsidDel="00000000" w:rsidR="00000000" w:rsidRPr="00000000">
        <w:rPr>
          <w:rFonts w:ascii="Times New Roman" w:cs="Times New Roman" w:eastAsia="Times New Roman" w:hAnsi="Times New Roman"/>
          <w:color w:val="000000"/>
          <w:sz w:val="24"/>
          <w:szCs w:val="24"/>
          <w:rtl w:val="0"/>
        </w:rPr>
        <w:t xml:space="preserve">CH</w:t>
      </w:r>
      <w:r w:rsidDel="00000000" w:rsidR="00000000" w:rsidRPr="00000000">
        <w:rPr>
          <w:rFonts w:ascii="Times New Roman" w:cs="Times New Roman" w:eastAsia="Times New Roman" w:hAnsi="Times New Roman"/>
          <w:color w:val="000000"/>
          <w:sz w:val="24"/>
          <w:szCs w:val="24"/>
          <w:vertAlign w:val="subscript"/>
          <w:rtl w:val="0"/>
        </w:rPr>
        <w:t xml:space="preserve">4</w:t>
      </w:r>
      <w:r w:rsidDel="00000000" w:rsidR="00000000" w:rsidRPr="00000000">
        <w:rPr>
          <w:rFonts w:ascii="Times New Roman" w:cs="Times New Roman" w:eastAsia="Times New Roman" w:hAnsi="Times New Roman"/>
          <w:color w:val="000000"/>
          <w:sz w:val="24"/>
          <w:szCs w:val="24"/>
          <w:rtl w:val="0"/>
        </w:rPr>
        <w:t xml:space="preserve"> (a) and (b), CO</w:t>
      </w:r>
      <w:r w:rsidDel="00000000" w:rsidR="00000000" w:rsidRPr="00000000">
        <w:rPr>
          <w:rFonts w:ascii="Times New Roman" w:cs="Times New Roman" w:eastAsia="Times New Roman" w:hAnsi="Times New Roman"/>
          <w:color w:val="000000"/>
          <w:sz w:val="24"/>
          <w:szCs w:val="24"/>
          <w:vertAlign w:val="subscript"/>
          <w:rtl w:val="0"/>
        </w:rPr>
        <w:t xml:space="preserve">2</w:t>
      </w:r>
      <w:r w:rsidDel="00000000" w:rsidR="00000000" w:rsidRPr="00000000">
        <w:rPr>
          <w:rFonts w:ascii="Times New Roman" w:cs="Times New Roman" w:eastAsia="Times New Roman" w:hAnsi="Times New Roman"/>
          <w:color w:val="000000"/>
          <w:sz w:val="24"/>
          <w:szCs w:val="24"/>
          <w:rtl w:val="0"/>
        </w:rPr>
        <w:t xml:space="preserve"> (c) and (d), and N</w:t>
      </w:r>
      <w:r w:rsidDel="00000000" w:rsidR="00000000" w:rsidRPr="00000000">
        <w:rPr>
          <w:rFonts w:ascii="Times New Roman" w:cs="Times New Roman" w:eastAsia="Times New Roman" w:hAnsi="Times New Roman"/>
          <w:color w:val="000000"/>
          <w:sz w:val="24"/>
          <w:szCs w:val="24"/>
          <w:vertAlign w:val="subscript"/>
          <w:rtl w:val="0"/>
        </w:rPr>
        <w:t xml:space="preserve">2</w:t>
      </w:r>
      <w:r w:rsidDel="00000000" w:rsidR="00000000" w:rsidRPr="00000000">
        <w:rPr>
          <w:rFonts w:ascii="Times New Roman" w:cs="Times New Roman" w:eastAsia="Times New Roman" w:hAnsi="Times New Roman"/>
          <w:color w:val="000000"/>
          <w:sz w:val="24"/>
          <w:szCs w:val="24"/>
          <w:rtl w:val="0"/>
        </w:rPr>
        <w:t xml:space="preserve">O (e) and (f).</w:t>
      </w:r>
      <w:r w:rsidDel="00000000" w:rsidR="00000000" w:rsidRPr="00000000">
        <w:rPr>
          <w:rFonts w:ascii="Times New Roman" w:cs="Times New Roman" w:eastAsia="Times New Roman" w:hAnsi="Times New Roman"/>
          <w:color w:val="000000"/>
          <w:sz w:val="24"/>
          <w:szCs w:val="24"/>
          <w:rtl w:val="0"/>
        </w:rPr>
        <w:t xml:space="preserve"> Shown is the cumulative amount of each gas produced over time (mean ± SE), calculated every 2 days. Aerobic substrates were methylphosphonic acid, dimethyl methylphosphonate, and controls, while anaerobic substrates were TMA, DMA, MMA, Methanol, GB, DMS, acetate, formate and controls. Note that the scale of the y-axes varies among the panels.</w:t>
      </w:r>
      <w:r w:rsidDel="00000000" w:rsidR="00000000" w:rsidRPr="00000000">
        <w:br w:type="page"/>
      </w:r>
      <w:r w:rsidDel="00000000" w:rsidR="00000000" w:rsidRPr="00000000">
        <w:rPr>
          <w:rtl w:val="0"/>
        </w:rPr>
      </w:r>
    </w:p>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92700"/>
            <wp:effectExtent b="0" l="0" r="0" t="0"/>
            <wp:docPr id="8" name="image2.png"/>
            <a:graphic>
              <a:graphicData uri="http://schemas.openxmlformats.org/drawingml/2006/picture">
                <pic:pic>
                  <pic:nvPicPr>
                    <pic:cNvPr id="0" name="image2.png"/>
                    <pic:cNvPicPr preferRelativeResize="0"/>
                  </pic:nvPicPr>
                  <pic:blipFill>
                    <a:blip r:embed="rId109"/>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5"/>
        <w:spacing w:line="480" w:lineRule="auto"/>
        <w:rPr>
          <w:rFonts w:ascii="Times New Roman" w:cs="Times New Roman" w:eastAsia="Times New Roman" w:hAnsi="Times New Roman"/>
          <w:color w:val="000000"/>
          <w:sz w:val="24"/>
          <w:szCs w:val="24"/>
        </w:rPr>
      </w:pPr>
      <w:bookmarkStart w:colFirst="0" w:colLast="0" w:name="_fensjzftvcrl" w:id="35"/>
      <w:bookmarkEnd w:id="35"/>
      <w:r w:rsidDel="00000000" w:rsidR="00000000" w:rsidRPr="00000000">
        <w:rPr>
          <w:rFonts w:ascii="Times New Roman" w:cs="Times New Roman" w:eastAsia="Times New Roman" w:hAnsi="Times New Roman"/>
          <w:color w:val="000000"/>
          <w:sz w:val="24"/>
          <w:szCs w:val="24"/>
          <w:rtl w:val="0"/>
        </w:rPr>
        <w:t xml:space="preserve">Figure 5. Phylogenetic tree and presence of methylphosphonate transport and degradation genes for the two </w:t>
      </w:r>
      <w:r w:rsidDel="00000000" w:rsidR="00000000" w:rsidRPr="00000000">
        <w:rPr>
          <w:rFonts w:ascii="Times New Roman" w:cs="Times New Roman" w:eastAsia="Times New Roman" w:hAnsi="Times New Roman"/>
          <w:i w:val="1"/>
          <w:iCs w:val="1"/>
          <w:color w:val="000000"/>
          <w:sz w:val="24"/>
          <w:szCs w:val="24"/>
          <w:rtl w:val="0"/>
        </w:rPr>
        <w:t xml:space="preserve">Halomonas</w:t>
      </w:r>
      <w:r w:rsidDel="00000000" w:rsidR="00000000" w:rsidRPr="00000000">
        <w:rPr>
          <w:rFonts w:ascii="Times New Roman" w:cs="Times New Roman" w:eastAsia="Times New Roman" w:hAnsi="Times New Roman"/>
          <w:color w:val="000000"/>
          <w:sz w:val="24"/>
          <w:szCs w:val="24"/>
          <w:rtl w:val="0"/>
        </w:rPr>
        <w:t xml:space="preserve"> isolates and 50 closely related reference genomes. The phylogenetic tree was made from a concatenated alignment of 49 single copy clusters of orthologous genes.</w:t>
      </w: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5"/>
        <w:spacing w:line="480" w:lineRule="auto"/>
        <w:rPr>
          <w:rFonts w:ascii="Times New Roman" w:cs="Times New Roman" w:eastAsia="Times New Roman" w:hAnsi="Times New Roman"/>
          <w:color w:val="000000"/>
          <w:sz w:val="24"/>
          <w:szCs w:val="24"/>
        </w:rPr>
      </w:pPr>
      <w:bookmarkStart w:colFirst="0" w:colLast="0" w:name="_hz57gh2qvt6h" w:id="36"/>
      <w:bookmarkEnd w:id="36"/>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4241800"/>
            <wp:effectExtent b="0" l="0" r="0" t="0"/>
            <wp:docPr id="3" name="image4.png"/>
            <a:graphic>
              <a:graphicData uri="http://schemas.openxmlformats.org/drawingml/2006/picture">
                <pic:pic>
                  <pic:nvPicPr>
                    <pic:cNvPr id="0" name="image4.png"/>
                    <pic:cNvPicPr preferRelativeResize="0"/>
                  </pic:nvPicPr>
                  <pic:blipFill>
                    <a:blip r:embed="rId110"/>
                    <a:srcRect b="0" l="0" r="0" t="0"/>
                    <a:stretch>
                      <a:fillRect/>
                    </a:stretch>
                  </pic:blipFill>
                  <pic:spPr>
                    <a:xfrm>
                      <a:off x="0" y="0"/>
                      <a:ext cx="5943600" cy="42418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6. Growth (OD</w:t>
      </w:r>
      <w:r w:rsidDel="00000000" w:rsidR="00000000" w:rsidRPr="00000000">
        <w:rPr>
          <w:rFonts w:ascii="Times New Roman" w:cs="Times New Roman" w:eastAsia="Times New Roman" w:hAnsi="Times New Roman"/>
          <w:color w:val="000000"/>
          <w:sz w:val="24"/>
          <w:szCs w:val="24"/>
          <w:vertAlign w:val="subscript"/>
          <w:rtl w:val="0"/>
        </w:rPr>
        <w:t xml:space="preserve">600</w:t>
      </w:r>
      <w:r w:rsidDel="00000000" w:rsidR="00000000" w:rsidRPr="00000000">
        <w:rPr>
          <w:rFonts w:ascii="Times New Roman" w:cs="Times New Roman" w:eastAsia="Times New Roman" w:hAnsi="Times New Roman"/>
          <w:color w:val="000000"/>
          <w:sz w:val="24"/>
          <w:szCs w:val="24"/>
          <w:rtl w:val="0"/>
        </w:rPr>
        <w:t xml:space="preserve">) and net CH</w:t>
      </w:r>
      <w:r w:rsidDel="00000000" w:rsidR="00000000" w:rsidRPr="00000000">
        <w:rPr>
          <w:rFonts w:ascii="Times New Roman" w:cs="Times New Roman" w:eastAsia="Times New Roman" w:hAnsi="Times New Roman"/>
          <w:color w:val="000000"/>
          <w:sz w:val="24"/>
          <w:szCs w:val="24"/>
          <w:vertAlign w:val="subscript"/>
          <w:rtl w:val="0"/>
        </w:rPr>
        <w:t xml:space="preserve">4</w:t>
      </w:r>
      <w:r w:rsidDel="00000000" w:rsidR="00000000" w:rsidRPr="00000000">
        <w:rPr>
          <w:rFonts w:ascii="Times New Roman" w:cs="Times New Roman" w:eastAsia="Times New Roman" w:hAnsi="Times New Roman"/>
          <w:color w:val="000000"/>
          <w:sz w:val="24"/>
          <w:szCs w:val="24"/>
          <w:rtl w:val="0"/>
        </w:rPr>
        <w:t xml:space="preserve"> production (g) in 48 hours by two </w:t>
      </w:r>
      <w:r w:rsidDel="00000000" w:rsidR="00000000" w:rsidRPr="00000000">
        <w:rPr>
          <w:rFonts w:ascii="Times New Roman" w:cs="Times New Roman" w:eastAsia="Times New Roman" w:hAnsi="Times New Roman"/>
          <w:i w:val="1"/>
          <w:iCs w:val="1"/>
          <w:color w:val="000000"/>
          <w:sz w:val="24"/>
          <w:szCs w:val="24"/>
          <w:rtl w:val="0"/>
        </w:rPr>
        <w:t xml:space="preserve">Halomonas</w:t>
      </w:r>
      <w:r w:rsidDel="00000000" w:rsidR="00000000" w:rsidRPr="00000000">
        <w:rPr>
          <w:rFonts w:ascii="Times New Roman" w:cs="Times New Roman" w:eastAsia="Times New Roman" w:hAnsi="Times New Roman"/>
          <w:color w:val="000000"/>
          <w:sz w:val="24"/>
          <w:szCs w:val="24"/>
          <w:rtl w:val="0"/>
        </w:rPr>
        <w:t xml:space="preserve"> isolates in three different media. “Phosphate” = unaltered marine broth 2216 (Difco) which contains disodium phosphate, </w:t>
      </w:r>
      <w:r w:rsidDel="00000000" w:rsidR="00000000" w:rsidRPr="00000000">
        <w:rPr>
          <w:rFonts w:ascii="Times New Roman" w:cs="Times New Roman" w:eastAsia="Times New Roman" w:hAnsi="Times New Roman"/>
          <w:color w:val="000000"/>
          <w:sz w:val="24"/>
          <w:szCs w:val="24"/>
          <w:rtl w:val="0"/>
        </w:rPr>
        <w:t xml:space="preserve">“MPn” = marine broth 2216 with disodium phosphate replaced by methylphosphonate as a source of phosphorus</w:t>
      </w:r>
      <w:r w:rsidDel="00000000" w:rsidR="00000000" w:rsidRPr="00000000">
        <w:rPr>
          <w:rFonts w:ascii="Times New Roman" w:cs="Times New Roman" w:eastAsia="Times New Roman" w:hAnsi="Times New Roman"/>
          <w:color w:val="000000"/>
          <w:sz w:val="24"/>
          <w:szCs w:val="24"/>
          <w:rtl w:val="0"/>
        </w:rPr>
        <w:t xml:space="preserve">, “No P” = marine broth 2216 with no inorganic phosphorus source (but still contains organic phosphorus in yeast extract and peptone).</w:t>
      </w:r>
    </w:p>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5"/>
        <w:spacing w:line="360" w:lineRule="auto"/>
        <w:rPr>
          <w:rFonts w:ascii="Times New Roman" w:cs="Times New Roman" w:eastAsia="Times New Roman" w:hAnsi="Times New Roman"/>
          <w:sz w:val="24"/>
          <w:szCs w:val="24"/>
        </w:rPr>
      </w:pPr>
      <w:bookmarkStart w:colFirst="0" w:colLast="0" w:name="_pd64ptj44m72" w:id="37"/>
      <w:bookmarkEnd w:id="37"/>
      <w:commentRangeStart w:id="53"/>
      <w:commentRangeStart w:id="54"/>
      <w:r w:rsidDel="00000000" w:rsidR="00000000" w:rsidRPr="00000000">
        <w:rPr>
          <w:rFonts w:ascii="Times New Roman" w:cs="Times New Roman" w:eastAsia="Times New Roman" w:hAnsi="Times New Roman"/>
          <w:sz w:val="24"/>
          <w:szCs w:val="24"/>
        </w:rPr>
        <w:drawing>
          <wp:inline distB="114300" distT="114300" distL="114300" distR="114300">
            <wp:extent cx="4468238" cy="7121525"/>
            <wp:effectExtent b="0" l="0" r="0" t="0"/>
            <wp:docPr id="12" name="image11.png"/>
            <a:graphic>
              <a:graphicData uri="http://schemas.openxmlformats.org/drawingml/2006/picture">
                <pic:pic>
                  <pic:nvPicPr>
                    <pic:cNvPr id="0" name="image11.png"/>
                    <pic:cNvPicPr preferRelativeResize="0"/>
                  </pic:nvPicPr>
                  <pic:blipFill>
                    <a:blip r:embed="rId111"/>
                    <a:srcRect b="0" l="0" r="0" t="0"/>
                    <a:stretch>
                      <a:fillRect/>
                    </a:stretch>
                  </pic:blipFill>
                  <pic:spPr>
                    <a:xfrm>
                      <a:off x="0" y="0"/>
                      <a:ext cx="4468238" cy="7121525"/>
                    </a:xfrm>
                    <a:prstGeom prst="rect"/>
                    <a:ln/>
                  </pic:spPr>
                </pic:pic>
              </a:graphicData>
            </a:graphic>
          </wp:inline>
        </w:drawing>
      </w:r>
      <w:commentRangeEnd w:id="53"/>
      <w:r w:rsidDel="00000000" w:rsidR="00000000" w:rsidRPr="00000000">
        <w:commentReference w:id="53"/>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154">
      <w:pPr>
        <w:pStyle w:val="Heading5"/>
        <w:spacing w:line="360" w:lineRule="auto"/>
        <w:rPr>
          <w:rFonts w:ascii="Times New Roman" w:cs="Times New Roman" w:eastAsia="Times New Roman" w:hAnsi="Times New Roman"/>
          <w:color w:val="000000"/>
          <w:sz w:val="24"/>
          <w:szCs w:val="24"/>
        </w:rPr>
      </w:pPr>
      <w:bookmarkStart w:colFirst="0" w:colLast="0" w:name="_s6k3tc336c6i" w:id="38"/>
      <w:bookmarkEnd w:id="38"/>
      <w:commentRangeStart w:id="55"/>
      <w:commentRangeStart w:id="56"/>
      <w:r w:rsidDel="00000000" w:rsidR="00000000" w:rsidRPr="00000000">
        <w:rPr>
          <w:rFonts w:ascii="Times New Roman" w:cs="Times New Roman" w:eastAsia="Times New Roman" w:hAnsi="Times New Roman"/>
          <w:color w:val="000000"/>
          <w:sz w:val="24"/>
          <w:szCs w:val="24"/>
          <w:rtl w:val="0"/>
        </w:rPr>
        <w:t xml:space="preserve">Figure</w:t>
      </w:r>
      <w:commentRangeEnd w:id="55"/>
      <w:r w:rsidDel="00000000" w:rsidR="00000000" w:rsidRPr="00000000">
        <w:commentReference w:id="55"/>
      </w:r>
      <w:commentRangeEnd w:id="56"/>
      <w:r w:rsidDel="00000000" w:rsidR="00000000" w:rsidRPr="00000000">
        <w:commentReference w:id="56"/>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7. </w:t>
      </w:r>
      <w:commentRangeStart w:id="57"/>
      <w:r w:rsidDel="00000000" w:rsidR="00000000" w:rsidRPr="00000000">
        <w:rPr>
          <w:rFonts w:ascii="Times New Roman" w:cs="Times New Roman" w:eastAsia="Times New Roman" w:hAnsi="Times New Roman"/>
          <w:color w:val="000000"/>
          <w:sz w:val="24"/>
          <w:szCs w:val="24"/>
          <w:rtl w:val="0"/>
        </w:rPr>
        <w:t xml:space="preserve">A</w:t>
      </w:r>
      <w:commentRangeEnd w:id="57"/>
      <w:r w:rsidDel="00000000" w:rsidR="00000000" w:rsidRPr="00000000">
        <w:commentReference w:id="57"/>
      </w:r>
      <w:r w:rsidDel="00000000" w:rsidR="00000000" w:rsidRPr="00000000">
        <w:rPr>
          <w:rFonts w:ascii="Times New Roman" w:cs="Times New Roman" w:eastAsia="Times New Roman" w:hAnsi="Times New Roman"/>
          <w:color w:val="000000"/>
          <w:sz w:val="24"/>
          <w:szCs w:val="24"/>
          <w:rtl w:val="0"/>
        </w:rPr>
        <w:t xml:space="preserve">ssessing</w:t>
      </w:r>
      <w:commentRangeStart w:id="58"/>
      <w:r w:rsidDel="00000000" w:rsidR="00000000" w:rsidRPr="00000000">
        <w:rPr>
          <w:rFonts w:ascii="Times New Roman" w:cs="Times New Roman" w:eastAsia="Times New Roman" w:hAnsi="Times New Roman"/>
          <w:color w:val="000000"/>
          <w:sz w:val="24"/>
          <w:szCs w:val="24"/>
          <w:rtl w:val="0"/>
        </w:rPr>
        <w:t xml:space="preserve"> methylphosphonate and betaine metabolisms as potentially explaining the experimental methane emission</w:t>
      </w:r>
      <w:commentRangeEnd w:id="58"/>
      <w:r w:rsidDel="00000000" w:rsidR="00000000" w:rsidRPr="00000000">
        <w:commentReference w:id="58"/>
      </w:r>
      <w:r w:rsidDel="00000000" w:rsidR="00000000" w:rsidRPr="00000000">
        <w:rPr>
          <w:rFonts w:ascii="Times New Roman" w:cs="Times New Roman" w:eastAsia="Times New Roman" w:hAnsi="Times New Roman"/>
          <w:color w:val="000000"/>
          <w:sz w:val="24"/>
          <w:szCs w:val="24"/>
          <w:rtl w:val="0"/>
        </w:rPr>
        <w:t xml:space="preserve">s through linear regressions of data and metabolic modeling results. </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a</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Experimentally observed methane emissions in each sample versus the simulated methane emissions of methylphosphonate-consuming and betaine-consuming organisms in metabolic modeling weighted by their relative abundances in each sample.  The betaine predictions are colored blue while the methylphosphonate predictions are colored orange.  The predicted methylphosphonate-derived methane both correlates much higher to experimental emissions than the betaine-derived methane (according to both Pearson and Spearman correlations) and better quantitatively replicates the experimental methane in its fitted equation.  </w:t>
      </w:r>
      <w:r w:rsidDel="00000000" w:rsidR="00000000" w:rsidRPr="00000000">
        <w:rPr>
          <w:rFonts w:ascii="Times New Roman" w:cs="Times New Roman" w:eastAsia="Times New Roman" w:hAnsi="Times New Roman"/>
          <w:b w:val="1"/>
          <w:bCs w:val="1"/>
          <w:color w:val="000000"/>
          <w:sz w:val="24"/>
          <w:szCs w:val="24"/>
          <w:rtl w:val="0"/>
        </w:rPr>
        <w:t xml:space="preserve">b)</w:t>
      </w:r>
      <w:r w:rsidDel="00000000" w:rsidR="00000000" w:rsidRPr="00000000">
        <w:rPr>
          <w:rFonts w:ascii="Times New Roman" w:cs="Times New Roman" w:eastAsia="Times New Roman" w:hAnsi="Times New Roman"/>
          <w:color w:val="000000"/>
          <w:sz w:val="24"/>
          <w:szCs w:val="24"/>
          <w:rtl w:val="0"/>
        </w:rPr>
        <w:t xml:space="preserve">  Experimentally observed methane emissions versus the relative abundances of methylphosphonate-consuming and betaine-consuming organisms in each sample.  The outcome of the comparison is similar here, where methylphosphonate-consumers better explain the experimental methane flux in every metric.  </w:t>
      </w:r>
    </w:p>
    <w:p>
      <w:r>
        <w:rPr>
          <w:b/>
          <w:color w:val="C00000"/>
          <w:sz w:val="18"/>
        </w:rPr>
        <w:t>CLAUDE »  REPLACE Figure 7 with figure7_corrected.png/.svg: linear fit + log axes retained; trendlines rendered correctly (were broken piecewise curves); a genuine 1:1 line added; all 12 cores shown coloured by restoration; Spearman rho + p + n reported. Add Figure 7c = family_contribution.png (genus breakdown of modelled methane).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rPr/>
      </w:pPr>
      <w:r w:rsidDel="00000000" w:rsidR="00000000" w:rsidRPr="00000000">
        <w:rPr/>
        <w:drawing>
          <wp:inline distB="114300" distT="114300" distL="114300" distR="114300">
            <wp:extent cx="4529138" cy="3948479"/>
            <wp:effectExtent b="0" l="0" r="0" t="0"/>
            <wp:docPr id="20" name="image14.png"/>
            <a:graphic>
              <a:graphicData uri="http://schemas.openxmlformats.org/drawingml/2006/picture">
                <pic:pic>
                  <pic:nvPicPr>
                    <pic:cNvPr id="0" name="image14.png"/>
                    <pic:cNvPicPr preferRelativeResize="0"/>
                  </pic:nvPicPr>
                  <pic:blipFill>
                    <a:blip r:embed="rId112"/>
                    <a:srcRect b="0" l="0" r="0" t="0"/>
                    <a:stretch>
                      <a:fillRect/>
                    </a:stretch>
                  </pic:blipFill>
                  <pic:spPr>
                    <a:xfrm>
                      <a:off x="0" y="0"/>
                      <a:ext cx="4529138" cy="3948479"/>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drawing>
          <wp:inline distB="114300" distT="114300" distL="114300" distR="114300">
            <wp:extent cx="4529138" cy="3948923"/>
            <wp:effectExtent b="0" l="0" r="0" t="0"/>
            <wp:docPr id="10" name="image7.png"/>
            <a:graphic>
              <a:graphicData uri="http://schemas.openxmlformats.org/drawingml/2006/picture">
                <pic:pic>
                  <pic:nvPicPr>
                    <pic:cNvPr id="0" name="image7.png"/>
                    <pic:cNvPicPr preferRelativeResize="0"/>
                  </pic:nvPicPr>
                  <pic:blipFill>
                    <a:blip r:embed="rId113"/>
                    <a:srcRect b="0" l="0" r="0" t="0"/>
                    <a:stretch>
                      <a:fillRect/>
                    </a:stretch>
                  </pic:blipFill>
                  <pic:spPr>
                    <a:xfrm>
                      <a:off x="0" y="0"/>
                      <a:ext cx="4529138" cy="3948923"/>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5"/>
        <w:rPr>
          <w:b w:val="1"/>
          <w:bCs w:val="1"/>
        </w:rPr>
      </w:pPr>
      <w:bookmarkStart w:colFirst="0" w:colLast="0" w:name="_v68dm9bvcsxf" w:id="39"/>
      <w:bookmarkEnd w:id="39"/>
      <w:r w:rsidDel="00000000" w:rsidR="00000000" w:rsidRPr="00000000">
        <w:rPr>
          <w:b w:val="1"/>
          <w:bCs w:val="1"/>
          <w:rtl w:val="0"/>
        </w:rPr>
        <w:t xml:space="preserve">Figure 8</w:t>
      </w:r>
      <w:r w:rsidDel="00000000" w:rsidR="00000000" w:rsidRPr="00000000">
        <w:rPr>
          <w:rtl w:val="0"/>
        </w:rPr>
        <w:t xml:space="preserve">.  Co-occurrence networks that explore the relationships between the community members based on their relative abundance trends through the various samples.  </w:t>
      </w:r>
      <w:r w:rsidDel="00000000" w:rsidR="00000000" w:rsidRPr="00000000">
        <w:rPr>
          <w:b w:val="1"/>
          <w:bCs w:val="1"/>
          <w:rtl w:val="0"/>
        </w:rPr>
        <w:t xml:space="preserve">a) </w:t>
      </w:r>
      <w:r w:rsidDel="00000000" w:rsidR="00000000" w:rsidRPr="00000000">
        <w:rPr>
          <w:rFonts w:ascii="Arial Unicode MS" w:cs="Arial Unicode MS" w:eastAsia="Arial Unicode MS" w:hAnsi="Arial Unicode MS"/>
          <w:rtl w:val="0"/>
        </w:rPr>
        <w:t xml:space="preserve">Co-occurrence network of mean relative abundance for organisms with presence (≥ 1e-5 relative abundance) in ≥ 3 experimental sites (R1, R2, R2A, SF2). Edges are inferred via graphical lasso (an L1-regularized inverse-covariance/precision matrix with the regularization strength chosen by cross-validation) fit on within-condition residuals, with surviving pairs additionally filtered by |partial r| &gt; 0.05. Because the precision matrix conditions every pair on all other taxa simultaneously, the retained edges represent direct conditional dependencies rather than marginal co-occurrence — the L1 sparsity prior automatically discards indirect, transitive couplings that a Pearson or Spearman matrix would otherwise propagate. Node size encodes mean relative abundance, and edge color encodes the partial correlation (red = direct anticorrelation/niche partitioning, blue = direct positive coupling). Although the network appears well interconnected, Louvain community detection on the precision graph — rendered with a per-community spring layout — resolves 6 discrete sub-communities that appear to be significant functional guilds in this system. Two inferences follow:</w:t>
      </w:r>
      <w:commentRangeStart w:id="59"/>
      <w:r w:rsidDel="00000000" w:rsidR="00000000" w:rsidRPr="00000000">
        <w:rPr>
          <w:rtl w:val="0"/>
        </w:rPr>
        <w:t xml:space="preserve"> </w:t>
      </w:r>
      <w:commentRangeEnd w:id="59"/>
      <w:r w:rsidDel="00000000" w:rsidR="00000000" w:rsidRPr="00000000">
        <w:commentReference w:id="59"/>
      </w:r>
      <w:r w:rsidDel="00000000" w:rsidR="00000000" w:rsidRPr="00000000">
        <w:rPr>
          <w:rtl w:val="0"/>
        </w:rPr>
        <w:t xml:space="preserve">(i) the negative partial-correlation edges, especially between high-abundance taxa, are consistent with active niche partitioning or direct competitive exclusion; and (ii) betaine consumers (Acidaminobacteraceae, Halanaerobiales, UBA8670) and MePn consumers (Phaeodactylibacter, Salinarimonas) are retained as nodes whose direct couplings to non-consumer taxa are consistent with mutually reinforcing methanogenic interactions rather than incidental co-abundance, while the dropout of Roseovarius and other primary methylphosphonate consumers under L1 sparsification suggests their broad marginal correlations were largely transitive — driven through shared partners rather than direct interaction</w:t>
      </w:r>
      <w:commentRangeStart w:id="60"/>
      <w:r w:rsidDel="00000000" w:rsidR="00000000" w:rsidRPr="00000000">
        <w:rPr>
          <w:rtl w:val="0"/>
        </w:rPr>
        <w:t xml:space="preserve">.</w:t>
      </w:r>
      <w:commentRangeEnd w:id="60"/>
      <w:r w:rsidDel="00000000" w:rsidR="00000000" w:rsidRPr="00000000">
        <w:commentReference w:id="60"/>
      </w:r>
      <w:r w:rsidDel="00000000" w:rsidR="00000000" w:rsidRPr="00000000">
        <w:rPr>
          <w:rtl w:val="0"/>
        </w:rPr>
        <w:t xml:space="preserve">   </w:t>
      </w:r>
      <w:r w:rsidDel="00000000" w:rsidR="00000000" w:rsidRPr="00000000">
        <w:rPr>
          <w:b w:val="1"/>
          <w:bCs w:val="1"/>
          <w:rtl w:val="0"/>
        </w:rPr>
        <w:t xml:space="preserve">b)</w:t>
      </w:r>
    </w:p>
    <w:p>
      <w:r>
        <w:rPr>
          <w:b/>
          <w:color w:val="C00000"/>
          <w:sz w:val="18"/>
        </w:rPr>
        <w:t>CLAUDE »  REPLACE Figure 8 with figure8_relabeled.png/.svg: same Graphical-Lasso graph and Louvain communities (Q = 0.57), but labels de-collided (the submitted panel overlaps labels such as 'BM003KS3-K002'). Add the caveat that the precision matrix is inferred from n = 12 over ~140 taxa (p &gt;&gt; n); edges are exploratory -- bootstrap edge-stability recommended.</w:t>
      </w:r>
    </w:p>
    <w:p w:rsidR="00000000" w:rsidDel="00000000" w:rsidP="00000000" w:rsidRDefault="00000000" w:rsidRPr="00000000" w14:paraId="0000015A">
      <w:pPr>
        <w:pStyle w:val="Heading5"/>
        <w:spacing w:line="480" w:lineRule="auto"/>
        <w:rPr>
          <w:rFonts w:ascii="Times New Roman" w:cs="Times New Roman" w:eastAsia="Times New Roman" w:hAnsi="Times New Roman"/>
          <w:color w:val="000000"/>
          <w:sz w:val="24"/>
          <w:szCs w:val="24"/>
        </w:rPr>
      </w:pPr>
      <w:bookmarkStart w:colFirst="0" w:colLast="0" w:name="_8585f1w75mpw" w:id="40"/>
      <w:bookmarkEnd w:id="40"/>
      <w:r w:rsidDel="00000000" w:rsidR="00000000" w:rsidRPr="00000000">
        <w:rPr>
          <w:rtl w:val="0"/>
        </w:rPr>
      </w:r>
    </w:p>
    <w:p w:rsidR="00000000" w:rsidDel="00000000" w:rsidP="00000000" w:rsidRDefault="00000000" w:rsidRPr="00000000" w14:paraId="0000015B">
      <w:pPr>
        <w:pStyle w:val="Heading5"/>
        <w:spacing w:line="480" w:lineRule="auto"/>
        <w:rPr>
          <w:rFonts w:ascii="Times New Roman" w:cs="Times New Roman" w:eastAsia="Times New Roman" w:hAnsi="Times New Roman"/>
          <w:color w:val="000000"/>
          <w:sz w:val="24"/>
          <w:szCs w:val="24"/>
        </w:rPr>
      </w:pPr>
      <w:bookmarkStart w:colFirst="0" w:colLast="0" w:name="_4r8cy2kos0kt" w:id="41"/>
      <w:bookmarkEnd w:id="41"/>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5"/>
        <w:spacing w:line="480" w:lineRule="auto"/>
        <w:rPr>
          <w:rFonts w:ascii="Times New Roman" w:cs="Times New Roman" w:eastAsia="Times New Roman" w:hAnsi="Times New Roman"/>
          <w:color w:val="000000"/>
          <w:sz w:val="24"/>
          <w:szCs w:val="24"/>
        </w:rPr>
      </w:pPr>
      <w:bookmarkStart w:colFirst="0" w:colLast="0" w:name="_iwz5l5b09u9i" w:id="42"/>
      <w:bookmarkEnd w:id="42"/>
      <w:r w:rsidDel="00000000" w:rsidR="00000000" w:rsidRPr="00000000">
        <w:rPr>
          <w:rFonts w:ascii="Times New Roman" w:cs="Times New Roman" w:eastAsia="Times New Roman" w:hAnsi="Times New Roman"/>
          <w:color w:val="000000"/>
          <w:sz w:val="24"/>
          <w:szCs w:val="24"/>
        </w:rPr>
        <w:drawing>
          <wp:inline distB="114300" distT="114300" distL="114300" distR="114300">
            <wp:extent cx="5891213" cy="4418409"/>
            <wp:effectExtent b="0" l="0" r="0" t="0"/>
            <wp:docPr id="6" name="image20.jpg"/>
            <a:graphic>
              <a:graphicData uri="http://schemas.openxmlformats.org/drawingml/2006/picture">
                <pic:pic>
                  <pic:nvPicPr>
                    <pic:cNvPr id="0" name="image20.jpg"/>
                    <pic:cNvPicPr preferRelativeResize="0"/>
                  </pic:nvPicPr>
                  <pic:blipFill>
                    <a:blip r:embed="rId114"/>
                    <a:srcRect b="0" l="0" r="0" t="0"/>
                    <a:stretch>
                      <a:fillRect/>
                    </a:stretch>
                  </pic:blipFill>
                  <pic:spPr>
                    <a:xfrm>
                      <a:off x="0" y="0"/>
                      <a:ext cx="5891213" cy="4418409"/>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S1. Photo of unrestored saltern R2 in California, USA, which is characterized by a layer of solid salt crystals covered by water.</w:t>
      </w: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5"/>
        <w:spacing w:line="480" w:lineRule="auto"/>
        <w:rPr>
          <w:rFonts w:ascii="Times New Roman" w:cs="Times New Roman" w:eastAsia="Times New Roman" w:hAnsi="Times New Roman"/>
          <w:color w:val="000000"/>
          <w:sz w:val="24"/>
          <w:szCs w:val="24"/>
        </w:rPr>
      </w:pPr>
      <w:bookmarkStart w:colFirst="0" w:colLast="0" w:name="_bx0azndsvhla" w:id="43"/>
      <w:bookmarkEnd w:id="43"/>
      <w:r w:rsidDel="00000000" w:rsidR="00000000" w:rsidRPr="00000000">
        <w:rPr/>
        <w:drawing>
          <wp:inline distB="114300" distT="114300" distL="114300" distR="114300">
            <wp:extent cx="5843588" cy="5843588"/>
            <wp:effectExtent b="0" l="0" r="0" t="0"/>
            <wp:docPr id="5" name="image13.png"/>
            <a:graphic>
              <a:graphicData uri="http://schemas.openxmlformats.org/drawingml/2006/picture">
                <pic:pic>
                  <pic:nvPicPr>
                    <pic:cNvPr id="0" name="image13.png"/>
                    <pic:cNvPicPr preferRelativeResize="0"/>
                  </pic:nvPicPr>
                  <pic:blipFill>
                    <a:blip r:embed="rId115"/>
                    <a:srcRect b="0" l="0" r="0" t="0"/>
                    <a:stretch>
                      <a:fillRect/>
                    </a:stretch>
                  </pic:blipFill>
                  <pic:spPr>
                    <a:xfrm>
                      <a:off x="0" y="0"/>
                      <a:ext cx="5843588" cy="5843588"/>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S2.</w:t>
      </w:r>
      <w:r w:rsidDel="00000000" w:rsidR="00000000" w:rsidRPr="00000000">
        <w:rPr>
          <w:rFonts w:ascii="Times New Roman" w:cs="Times New Roman" w:eastAsia="Times New Roman" w:hAnsi="Times New Roman"/>
          <w:color w:val="000000"/>
          <w:sz w:val="24"/>
          <w:szCs w:val="24"/>
          <w:rtl w:val="0"/>
        </w:rPr>
        <w:t xml:space="preserve"> Summary plot for Over Representation Analysis (ORA) of the quantitative NMR metabolomic data, also known as Enrichment Analysis, performed by MetaboAnalyst.</w:t>
      </w:r>
    </w:p>
    <w:p w:rsidR="00000000" w:rsidDel="00000000" w:rsidP="00000000" w:rsidRDefault="00000000" w:rsidRPr="00000000" w14:paraId="0000015E">
      <w:pPr>
        <w:pStyle w:val="Heading5"/>
        <w:spacing w:line="480" w:lineRule="auto"/>
        <w:rPr>
          <w:rFonts w:ascii="Times New Roman" w:cs="Times New Roman" w:eastAsia="Times New Roman" w:hAnsi="Times New Roman"/>
          <w:color w:val="000000"/>
          <w:sz w:val="24"/>
          <w:szCs w:val="24"/>
        </w:rPr>
      </w:pPr>
      <w:bookmarkStart w:colFirst="0" w:colLast="0" w:name="_l0wy48fbagxz" w:id="44"/>
      <w:bookmarkEnd w:id="44"/>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2641600"/>
            <wp:effectExtent b="0" l="0" r="0" t="0"/>
            <wp:docPr id="1" name="image17.png"/>
            <a:graphic>
              <a:graphicData uri="http://schemas.openxmlformats.org/drawingml/2006/picture">
                <pic:pic>
                  <pic:nvPicPr>
                    <pic:cNvPr id="0" name="image17.png"/>
                    <pic:cNvPicPr preferRelativeResize="0"/>
                  </pic:nvPicPr>
                  <pic:blipFill>
                    <a:blip r:embed="rId116"/>
                    <a:srcRect b="0" l="0" r="0" t="0"/>
                    <a:stretch>
                      <a:fillRect/>
                    </a:stretch>
                  </pic:blipFill>
                  <pic:spPr>
                    <a:xfrm>
                      <a:off x="0" y="0"/>
                      <a:ext cx="5943600" cy="26416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S3.</w:t>
      </w:r>
      <w:r w:rsidDel="00000000" w:rsidR="00000000" w:rsidRPr="00000000">
        <w:rPr>
          <w:rFonts w:ascii="Times New Roman" w:cs="Times New Roman" w:eastAsia="Times New Roman" w:hAnsi="Times New Roman"/>
          <w:color w:val="000000"/>
          <w:sz w:val="24"/>
          <w:szCs w:val="24"/>
          <w:rtl w:val="0"/>
        </w:rPr>
        <w:t xml:space="preserve"> Principal component analysis of µM concentrations of 46 metabolites as assessed with NMR for (a) unrestored salterns (n = 12), reference wetland (n = 6), and restored saltern (n = 1) sediments, and (b) same analysis but with the one restored saltern sample removed. Note the scale of the axes differs among the two panels.</w:t>
      </w: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5"/>
        <w:spacing w:line="480" w:lineRule="auto"/>
        <w:rPr>
          <w:rFonts w:ascii="Times New Roman" w:cs="Times New Roman" w:eastAsia="Times New Roman" w:hAnsi="Times New Roman"/>
          <w:color w:val="000000"/>
          <w:sz w:val="24"/>
          <w:szCs w:val="24"/>
        </w:rPr>
      </w:pPr>
      <w:bookmarkStart w:colFirst="0" w:colLast="0" w:name="_81yukwybascv" w:id="45"/>
      <w:bookmarkEnd w:id="45"/>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18" name="image19.png"/>
            <a:graphic>
              <a:graphicData uri="http://schemas.openxmlformats.org/drawingml/2006/picture">
                <pic:pic>
                  <pic:nvPicPr>
                    <pic:cNvPr id="0" name="image19.png"/>
                    <pic:cNvPicPr preferRelativeResize="0"/>
                  </pic:nvPicPr>
                  <pic:blipFill>
                    <a:blip r:embed="rId117"/>
                    <a:srcRect b="0" l="0" r="0" t="0"/>
                    <a:stretch>
                      <a:fillRect/>
                    </a:stretch>
                  </pic:blipFill>
                  <pic:spPr>
                    <a:xfrm>
                      <a:off x="0" y="0"/>
                      <a:ext cx="5943600" cy="44577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S4. Heatmap of Spearman correlation coefficients between metabolite abundances from NMR and gene abundances from shotgun metagenomics for genes involved in methanogenesis. The heatmap is clustered by metabolites.</w:t>
      </w:r>
      <w:r w:rsidDel="00000000" w:rsidR="00000000" w:rsidRPr="00000000">
        <w:br w:type="page"/>
      </w:r>
      <w:r w:rsidDel="00000000" w:rsidR="00000000" w:rsidRPr="00000000">
        <w:rPr>
          <w:rtl w:val="0"/>
        </w:rPr>
      </w:r>
    </w:p>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6847" cy="5016847"/>
            <wp:effectExtent b="0" l="0" r="0" t="0"/>
            <wp:docPr id="4" name="image1.png"/>
            <a:graphic>
              <a:graphicData uri="http://schemas.openxmlformats.org/drawingml/2006/picture">
                <pic:pic>
                  <pic:nvPicPr>
                    <pic:cNvPr id="0" name="image1.png"/>
                    <pic:cNvPicPr preferRelativeResize="0"/>
                  </pic:nvPicPr>
                  <pic:blipFill>
                    <a:blip r:embed="rId118"/>
                    <a:srcRect b="0" l="0" r="0" t="0"/>
                    <a:stretch>
                      <a:fillRect/>
                    </a:stretch>
                  </pic:blipFill>
                  <pic:spPr>
                    <a:xfrm>
                      <a:off x="0" y="0"/>
                      <a:ext cx="5016847" cy="5016847"/>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5"/>
        <w:spacing w:line="480" w:lineRule="auto"/>
        <w:rPr>
          <w:rFonts w:ascii="Times New Roman" w:cs="Times New Roman" w:eastAsia="Times New Roman" w:hAnsi="Times New Roman"/>
          <w:color w:val="000000"/>
          <w:sz w:val="24"/>
          <w:szCs w:val="24"/>
        </w:rPr>
      </w:pPr>
      <w:bookmarkStart w:colFirst="0" w:colLast="0" w:name="_lpy6jdtr7f4" w:id="46"/>
      <w:bookmarkEnd w:id="46"/>
      <w:r w:rsidDel="00000000" w:rsidR="00000000" w:rsidRPr="00000000">
        <w:rPr>
          <w:rFonts w:ascii="Times New Roman" w:cs="Times New Roman" w:eastAsia="Times New Roman" w:hAnsi="Times New Roman"/>
          <w:color w:val="000000"/>
          <w:sz w:val="24"/>
          <w:szCs w:val="24"/>
          <w:rtl w:val="0"/>
        </w:rPr>
        <w:t xml:space="preserve">Figure S5. Total gas production by day 14 of the substrate incubation experiment for aerobic (left column, panels a, c and e) and anaerobic (right column, panels b, d, and f) oxygen conditions. Points are the raw data and lines are the means for each substrate. Different letters denote significant pairwise differences (Tukey posthoc, p &lt; 0.05). N = 3 in all treatments but TMA, which lost 1 replicate during methods testing. DM-MPn = dimethyl methylphosphonate, MPn-Acid = methylphosphonic acid, Ac. = acetate, Form. = formate, DMS = dimethyl sulfide, MeOH = methanol, Bet. = glycine betaine, TMA = trimethylamine, DMA = dimethylamine, MMA = monomethylamine.</w:t>
      </w:r>
      <w:r w:rsidDel="00000000" w:rsidR="00000000" w:rsidRPr="00000000">
        <w:br w:type="page"/>
      </w:r>
      <w:r w:rsidDel="00000000" w:rsidR="00000000" w:rsidRPr="00000000">
        <w:rPr>
          <w:rtl w:val="0"/>
        </w:rPr>
      </w:r>
    </w:p>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02000"/>
            <wp:effectExtent b="0" l="0" r="0" t="0"/>
            <wp:docPr id="13" name="image6.png"/>
            <a:graphic>
              <a:graphicData uri="http://schemas.openxmlformats.org/drawingml/2006/picture">
                <pic:pic>
                  <pic:nvPicPr>
                    <pic:cNvPr id="0" name="image6.png"/>
                    <pic:cNvPicPr preferRelativeResize="0"/>
                  </pic:nvPicPr>
                  <pic:blipFill>
                    <a:blip r:embed="rId11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Heading5"/>
        <w:spacing w:line="480" w:lineRule="auto"/>
        <w:rPr>
          <w:rFonts w:ascii="Times New Roman" w:cs="Times New Roman" w:eastAsia="Times New Roman" w:hAnsi="Times New Roman"/>
          <w:color w:val="000000"/>
          <w:sz w:val="24"/>
          <w:szCs w:val="24"/>
        </w:rPr>
      </w:pPr>
      <w:bookmarkStart w:colFirst="0" w:colLast="0" w:name="_4eaq0czg2cds" w:id="47"/>
      <w:bookmarkEnd w:id="47"/>
      <w:r w:rsidDel="00000000" w:rsidR="00000000" w:rsidRPr="00000000">
        <w:rPr>
          <w:rFonts w:ascii="Times New Roman" w:cs="Times New Roman" w:eastAsia="Times New Roman" w:hAnsi="Times New Roman"/>
          <w:color w:val="000000"/>
          <w:sz w:val="24"/>
          <w:szCs w:val="24"/>
          <w:rtl w:val="0"/>
        </w:rPr>
        <w:t xml:space="preserve">Figure S</w:t>
      </w:r>
      <w:r w:rsidDel="00000000" w:rsidR="00000000" w:rsidRPr="00000000">
        <w:rPr>
          <w:rFonts w:ascii="Times New Roman" w:cs="Times New Roman" w:eastAsia="Times New Roman" w:hAnsi="Times New Roman"/>
          <w:color w:val="000000"/>
          <w:sz w:val="24"/>
          <w:szCs w:val="24"/>
          <w:rtl w:val="0"/>
        </w:rPr>
        <w:t xml:space="preserve">6. Relative abundance (%) of cultured genera in 16S rRNA gene data (top row) and metagenomic data (bottom row). Metagenomic abundances were computed by the IMG/M pipeline by using </w:t>
      </w:r>
      <w:r w:rsidDel="00000000" w:rsidR="00000000" w:rsidRPr="00000000">
        <w:rPr>
          <w:rFonts w:ascii="Times New Roman" w:cs="Times New Roman" w:eastAsia="Times New Roman" w:hAnsi="Times New Roman"/>
          <w:color w:val="000000"/>
          <w:sz w:val="24"/>
          <w:szCs w:val="24"/>
          <w:rtl w:val="0"/>
        </w:rPr>
        <w:t xml:space="preserve">lastal</w:t>
      </w:r>
      <w:r w:rsidDel="00000000" w:rsidR="00000000" w:rsidRPr="00000000">
        <w:rPr>
          <w:rFonts w:ascii="Times New Roman" w:cs="Times New Roman" w:eastAsia="Times New Roman" w:hAnsi="Times New Roman"/>
          <w:color w:val="000000"/>
          <w:sz w:val="24"/>
          <w:szCs w:val="24"/>
          <w:rtl w:val="0"/>
        </w:rPr>
        <w:t xml:space="preserve"> to map contigs to the IMG reference database. 16S rRNA gene reads were analyzed with the iTagger pipeline </w:t>
      </w:r>
      <w:hyperlink r:id="rId120">
        <w:r w:rsidDel="00000000" w:rsidR="00000000" w:rsidRPr="00000000">
          <w:rPr>
            <w:color w:val="000000"/>
            <w:rtl w:val="0"/>
          </w:rPr>
          <w:t xml:space="preserve">(101)</w:t>
        </w:r>
      </w:hyperlink>
      <w:r w:rsidDel="00000000" w:rsidR="00000000" w:rsidRPr="00000000">
        <w:rPr>
          <w:rFonts w:ascii="Times New Roman" w:cs="Times New Roman" w:eastAsia="Times New Roman" w:hAnsi="Times New Roman"/>
          <w:color w:val="000000"/>
          <w:sz w:val="24"/>
          <w:szCs w:val="24"/>
          <w:rtl w:val="0"/>
        </w:rPr>
        <w:t xml:space="preserve">, with taxonomy based on the Greengenes reference database </w:t>
      </w:r>
      <w:hyperlink r:id="rId121">
        <w:r w:rsidDel="00000000" w:rsidR="00000000" w:rsidRPr="00000000">
          <w:rPr>
            <w:color w:val="000000"/>
            <w:rtl w:val="0"/>
          </w:rPr>
          <w:t xml:space="preserve">(102)</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11" name="image9.png"/>
            <a:graphic>
              <a:graphicData uri="http://schemas.openxmlformats.org/drawingml/2006/picture">
                <pic:pic>
                  <pic:nvPicPr>
                    <pic:cNvPr id="0" name="image9.png"/>
                    <pic:cNvPicPr preferRelativeResize="0"/>
                  </pic:nvPicPr>
                  <pic:blipFill>
                    <a:blip r:embed="rId12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Style w:val="Heading5"/>
        <w:spacing w:line="480" w:lineRule="auto"/>
        <w:rPr>
          <w:rFonts w:ascii="Times New Roman" w:cs="Times New Roman" w:eastAsia="Times New Roman" w:hAnsi="Times New Roman"/>
          <w:color w:val="000000"/>
          <w:sz w:val="24"/>
          <w:szCs w:val="24"/>
        </w:rPr>
      </w:pPr>
      <w:bookmarkStart w:colFirst="0" w:colLast="0" w:name="_4tfxphkrhf4r" w:id="48"/>
      <w:bookmarkEnd w:id="48"/>
      <w:commentRangeStart w:id="61"/>
      <w:r w:rsidDel="00000000" w:rsidR="00000000" w:rsidRPr="00000000">
        <w:rPr>
          <w:rFonts w:ascii="Times New Roman" w:cs="Times New Roman" w:eastAsia="Times New Roman" w:hAnsi="Times New Roman"/>
          <w:color w:val="000000"/>
          <w:sz w:val="24"/>
          <w:szCs w:val="24"/>
          <w:rtl w:val="0"/>
        </w:rPr>
        <w:t xml:space="preserve">Figure S7</w:t>
      </w:r>
      <w:commentRangeEnd w:id="61"/>
      <w:r w:rsidDel="00000000" w:rsidR="00000000" w:rsidRPr="00000000">
        <w:commentReference w:id="61"/>
      </w:r>
      <w:r w:rsidDel="00000000" w:rsidR="00000000" w:rsidRPr="00000000">
        <w:rPr>
          <w:rFonts w:ascii="Times New Roman" w:cs="Times New Roman" w:eastAsia="Times New Roman" w:hAnsi="Times New Roman"/>
          <w:color w:val="000000"/>
          <w:sz w:val="24"/>
          <w:szCs w:val="24"/>
          <w:rtl w:val="0"/>
        </w:rPr>
        <w:t xml:space="preserve">. Experimental relationship between soil DNA density and the methane emissions of each sample. The DNA densities </w:t>
      </w:r>
      <w:r w:rsidDel="00000000" w:rsidR="00000000" w:rsidRPr="00000000">
        <w:rPr>
          <w:rFonts w:ascii="Times New Roman" w:cs="Times New Roman" w:eastAsia="Times New Roman" w:hAnsi="Times New Roman"/>
          <w:color w:val="000000"/>
          <w:sz w:val="24"/>
          <w:szCs w:val="24"/>
          <w:rtl w:val="0"/>
        </w:rPr>
        <w:t xml:space="preserve">at depths D1 and D2 were merged into a single DNA density per sample, to match the single methane emission per sample, according to their respective volumes:  ⅓ D1 and ⅔ D2.  The modest correlation of methane emission to DNA density in the soil supports that methane emission is proportional to total community biomass and therefore, most importantly, that methane emission is growth associated.  This further supports the methylphosphonate hypothesis as the source of methane since this compound is a vital source of phosphate for some members of the community.</w:t>
      </w:r>
      <w:r w:rsidDel="00000000" w:rsidR="00000000" w:rsidRPr="00000000">
        <w:br w:type="page"/>
      </w:r>
      <w:r w:rsidDel="00000000" w:rsidR="00000000" w:rsidRPr="00000000">
        <w:rPr>
          <w:rtl w:val="0"/>
        </w:rPr>
      </w:r>
    </w:p>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commentRangeStart w:id="62"/>
      <w:r w:rsidDel="00000000" w:rsidR="00000000" w:rsidRPr="00000000">
        <w:rPr>
          <w:rFonts w:ascii="Times New Roman" w:cs="Times New Roman" w:eastAsia="Times New Roman" w:hAnsi="Times New Roman"/>
          <w:sz w:val="24"/>
          <w:szCs w:val="24"/>
        </w:rPr>
        <w:drawing>
          <wp:inline distB="114300" distT="114300" distL="114300" distR="114300">
            <wp:extent cx="5943600" cy="4737100"/>
            <wp:effectExtent b="0" l="0" r="0" t="0"/>
            <wp:docPr id="19" name="image18.png"/>
            <a:graphic>
              <a:graphicData uri="http://schemas.openxmlformats.org/drawingml/2006/picture">
                <pic:pic>
                  <pic:nvPicPr>
                    <pic:cNvPr id="0" name="image18.png"/>
                    <pic:cNvPicPr preferRelativeResize="0"/>
                  </pic:nvPicPr>
                  <pic:blipFill>
                    <a:blip r:embed="rId123"/>
                    <a:srcRect b="0" l="0" r="0" t="0"/>
                    <a:stretch>
                      <a:fillRect/>
                    </a:stretch>
                  </pic:blipFill>
                  <pic:spPr>
                    <a:xfrm>
                      <a:off x="0" y="0"/>
                      <a:ext cx="5943600" cy="4737100"/>
                    </a:xfrm>
                    <a:prstGeom prst="rect"/>
                    <a:ln/>
                  </pic:spPr>
                </pic:pic>
              </a:graphicData>
            </a:graphic>
          </wp:inline>
        </w:drawing>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168">
      <w:pPr>
        <w:pStyle w:val="Heading5"/>
        <w:spacing w:line="480" w:lineRule="auto"/>
        <w:rPr>
          <w:rFonts w:ascii="Times New Roman" w:cs="Times New Roman" w:eastAsia="Times New Roman" w:hAnsi="Times New Roman"/>
          <w:color w:val="000000"/>
          <w:sz w:val="24"/>
          <w:szCs w:val="24"/>
        </w:rPr>
      </w:pPr>
      <w:bookmarkStart w:colFirst="0" w:colLast="0" w:name="_puanugwucf3l" w:id="49"/>
      <w:bookmarkEnd w:id="49"/>
      <w:r w:rsidDel="00000000" w:rsidR="00000000" w:rsidRPr="00000000">
        <w:rPr>
          <w:rFonts w:ascii="Times New Roman" w:cs="Times New Roman" w:eastAsia="Times New Roman" w:hAnsi="Times New Roman"/>
          <w:color w:val="000000"/>
          <w:sz w:val="24"/>
          <w:szCs w:val="24"/>
          <w:rtl w:val="0"/>
        </w:rPr>
        <w:t xml:space="preserve">Figure S</w:t>
      </w:r>
      <w:r w:rsidDel="00000000" w:rsidR="00000000" w:rsidRPr="00000000">
        <w:rPr>
          <w:rFonts w:ascii="Times New Roman" w:cs="Times New Roman" w:eastAsia="Times New Roman" w:hAnsi="Times New Roman"/>
          <w:color w:val="00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Correlation of total experimental abundances of </w:t>
      </w:r>
      <w:commentRangeStart w:id="63"/>
      <w:r w:rsidDel="00000000" w:rsidR="00000000" w:rsidRPr="00000000">
        <w:rPr>
          <w:rFonts w:ascii="Times New Roman" w:cs="Times New Roman" w:eastAsia="Times New Roman" w:hAnsi="Times New Roman"/>
          <w:color w:val="000000"/>
          <w:sz w:val="24"/>
          <w:szCs w:val="24"/>
          <w:rtl w:val="0"/>
        </w:rPr>
        <w:t xml:space="preserve">methylphosphonate-consuming and betaine-consuming organisms</w:t>
      </w:r>
      <w:commentRangeEnd w:id="63"/>
      <w:r w:rsidDel="00000000" w:rsidR="00000000" w:rsidRPr="00000000">
        <w:commentReference w:id="63"/>
      </w:r>
      <w:r w:rsidDel="00000000" w:rsidR="00000000" w:rsidRPr="00000000">
        <w:rPr>
          <w:rFonts w:ascii="Times New Roman" w:cs="Times New Roman" w:eastAsia="Times New Roman" w:hAnsi="Times New Roman"/>
          <w:color w:val="000000"/>
          <w:sz w:val="24"/>
          <w:szCs w:val="24"/>
          <w:rtl w:val="0"/>
        </w:rPr>
        <w:t xml:space="preserve">, respectively, and methane emissions from each sample.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69">
      <w:pPr>
        <w:pStyle w:val="Heading5"/>
        <w:spacing w:line="480" w:lineRule="auto"/>
        <w:rPr>
          <w:rFonts w:ascii="Times New Roman" w:cs="Times New Roman" w:eastAsia="Times New Roman" w:hAnsi="Times New Roman"/>
          <w:color w:val="000000"/>
          <w:sz w:val="24"/>
          <w:szCs w:val="24"/>
        </w:rPr>
      </w:pPr>
      <w:bookmarkStart w:colFirst="0" w:colLast="0" w:name="_id3jzbweuaoj" w:id="50"/>
      <w:bookmarkEnd w:id="50"/>
      <w:r w:rsidDel="00000000" w:rsidR="00000000" w:rsidRPr="00000000">
        <w:rPr>
          <w:rtl w:val="0"/>
        </w:rPr>
      </w:r>
    </w:p>
    <w:p w:rsidR="00000000" w:rsidDel="00000000" w:rsidP="00000000" w:rsidRDefault="00000000" w:rsidRPr="00000000" w14:paraId="0000016A">
      <w:pPr>
        <w:pStyle w:val="Heading5"/>
        <w:spacing w:line="480" w:lineRule="auto"/>
        <w:rPr>
          <w:rFonts w:ascii="Times New Roman" w:cs="Times New Roman" w:eastAsia="Times New Roman" w:hAnsi="Times New Roman"/>
          <w:color w:val="000000"/>
          <w:sz w:val="24"/>
          <w:szCs w:val="24"/>
        </w:rPr>
      </w:pPr>
      <w:bookmarkStart w:colFirst="0" w:colLast="0" w:name="_4odnh46lvgp9" w:id="51"/>
      <w:bookmarkEnd w:id="51"/>
      <w:commentRangeStart w:id="64"/>
      <w:r w:rsidDel="00000000" w:rsidR="00000000" w:rsidRPr="00000000">
        <w:rPr>
          <w:rFonts w:ascii="Times New Roman" w:cs="Times New Roman" w:eastAsia="Times New Roman" w:hAnsi="Times New Roman"/>
          <w:color w:val="000000"/>
          <w:sz w:val="24"/>
          <w:szCs w:val="24"/>
          <w:rtl w:val="0"/>
        </w:rPr>
        <w:t xml:space="preserve">ne of the highest correlations among all organisms, supports from the raw data that methylphosphonate consumption is more likely involved in methane production than betaine consumption.</w:t>
      </w:r>
      <w:r w:rsidDel="00000000" w:rsidR="00000000" w:rsidRPr="00000000">
        <w:br w:type="page"/>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41800"/>
            <wp:effectExtent b="0" l="0" r="0" t="0"/>
            <wp:docPr id="2" name="image3.png"/>
            <a:graphic>
              <a:graphicData uri="http://schemas.openxmlformats.org/drawingml/2006/picture">
                <pic:pic>
                  <pic:nvPicPr>
                    <pic:cNvPr id="0" name="image3.png"/>
                    <pic:cNvPicPr preferRelativeResize="0"/>
                  </pic:nvPicPr>
                  <pic:blipFill>
                    <a:blip r:embed="rId124"/>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5"/>
        <w:spacing w:line="480" w:lineRule="auto"/>
        <w:rPr>
          <w:rFonts w:ascii="Times New Roman" w:cs="Times New Roman" w:eastAsia="Times New Roman" w:hAnsi="Times New Roman"/>
          <w:color w:val="000000"/>
          <w:sz w:val="24"/>
          <w:szCs w:val="24"/>
        </w:rPr>
      </w:pPr>
      <w:bookmarkStart w:colFirst="0" w:colLast="0" w:name="_7gq5snxqo7i8" w:id="52"/>
      <w:bookmarkEnd w:id="52"/>
      <w:r w:rsidDel="00000000" w:rsidR="00000000" w:rsidRPr="00000000">
        <w:rPr>
          <w:rFonts w:ascii="Times New Roman" w:cs="Times New Roman" w:eastAsia="Times New Roman" w:hAnsi="Times New Roman"/>
          <w:color w:val="000000"/>
          <w:sz w:val="24"/>
          <w:szCs w:val="24"/>
          <w:rtl w:val="0"/>
        </w:rPr>
        <w:t xml:space="preserve">Figure S</w:t>
      </w:r>
      <w:r w:rsidDel="00000000" w:rsidR="00000000" w:rsidRPr="00000000">
        <w:rPr>
          <w:rFonts w:ascii="Times New Roman" w:cs="Times New Roman" w:eastAsia="Times New Roman" w:hAnsi="Times New Roman"/>
          <w:color w:val="000000"/>
          <w:sz w:val="24"/>
          <w:szCs w:val="24"/>
          <w:rtl w:val="0"/>
        </w:rPr>
        <w:t xml:space="preserve">9. Comparison of CH</w:t>
      </w:r>
      <w:r w:rsidDel="00000000" w:rsidR="00000000" w:rsidRPr="00000000">
        <w:rPr>
          <w:rFonts w:ascii="Times New Roman" w:cs="Times New Roman" w:eastAsia="Times New Roman" w:hAnsi="Times New Roman"/>
          <w:color w:val="000000"/>
          <w:sz w:val="24"/>
          <w:szCs w:val="24"/>
          <w:vertAlign w:val="subscript"/>
          <w:rtl w:val="0"/>
        </w:rPr>
        <w:t xml:space="preserve">4</w:t>
      </w:r>
      <w:r w:rsidDel="00000000" w:rsidR="00000000" w:rsidRPr="00000000">
        <w:rPr>
          <w:rFonts w:ascii="Times New Roman" w:cs="Times New Roman" w:eastAsia="Times New Roman" w:hAnsi="Times New Roman"/>
          <w:color w:val="000000"/>
          <w:sz w:val="24"/>
          <w:szCs w:val="24"/>
          <w:rtl w:val="0"/>
        </w:rPr>
        <w:t xml:space="preserve"> production rates in the microcosm incubation experiments performed here and published by Zhou et al. (2021). Negative values represent net consumption.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7148" cy="5881688"/>
            <wp:effectExtent b="0" l="0" r="0" t="0"/>
            <wp:docPr id="14" name="image16.png"/>
            <a:graphic>
              <a:graphicData uri="http://schemas.openxmlformats.org/drawingml/2006/picture">
                <pic:pic>
                  <pic:nvPicPr>
                    <pic:cNvPr id="0" name="image16.png"/>
                    <pic:cNvPicPr preferRelativeResize="0"/>
                  </pic:nvPicPr>
                  <pic:blipFill>
                    <a:blip r:embed="rId125"/>
                    <a:srcRect b="0" l="0" r="0" t="0"/>
                    <a:stretch>
                      <a:fillRect/>
                    </a:stretch>
                  </pic:blipFill>
                  <pic:spPr>
                    <a:xfrm>
                      <a:off x="0" y="0"/>
                      <a:ext cx="4227148" cy="5881688"/>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5"/>
        <w:spacing w:line="480" w:lineRule="auto"/>
        <w:rPr/>
      </w:pPr>
      <w:bookmarkStart w:colFirst="0" w:colLast="0" w:name="_pin14ku2q0lz" w:id="53"/>
      <w:bookmarkEnd w:id="53"/>
      <w:r w:rsidDel="00000000" w:rsidR="00000000" w:rsidRPr="00000000">
        <w:rPr>
          <w:b w:val="1"/>
          <w:bCs w:val="1"/>
          <w:rtl w:val="0"/>
        </w:rPr>
        <w:t xml:space="preserve">Figure S10.</w:t>
      </w:r>
      <w:r w:rsidDel="00000000" w:rsidR="00000000" w:rsidRPr="00000000">
        <w:rPr>
          <w:rtl w:val="0"/>
        </w:rPr>
        <w:t xml:space="preserve">  The reactions needed to be gapfilled into each respective a) methylphosphonate or b) betaine consumer on each of the respective carbon sources. Only anaerobic and aerobic media are included in the figure to maintain readability of the </w:t>
      </w:r>
      <w:commentRangeStart w:id="65"/>
      <w:r w:rsidDel="00000000" w:rsidR="00000000" w:rsidRPr="00000000">
        <w:rPr>
          <w:rtl w:val="0"/>
        </w:rPr>
        <w:t xml:space="preserve">most reasonable media</w:t>
      </w:r>
      <w:commentRangeEnd w:id="65"/>
      <w:r w:rsidDel="00000000" w:rsidR="00000000" w:rsidRPr="00000000">
        <w:commentReference w:id="65"/>
      </w:r>
      <w:r w:rsidDel="00000000" w:rsidR="00000000" w:rsidRPr="00000000">
        <w:rPr>
          <w:rtl w:val="0"/>
        </w:rPr>
        <w:t xml:space="preserve">.  The red boxed column is the aerobic L-Lactate media used for simulation of the metabolic models.  L-Lactate was selected because it required among the fewest reactions to be gapfilled in both sets of organisms and is a simple sugar that leads to a relatively clean metabolic profile.</w:t>
      </w:r>
    </w:p>
    <w:p w:rsidR="00000000" w:rsidDel="00000000" w:rsidP="00000000" w:rsidRDefault="00000000" w:rsidRPr="00000000" w14:paraId="00000171">
      <w:pPr>
        <w:pStyle w:val="Heading5"/>
        <w:spacing w:line="480" w:lineRule="auto"/>
        <w:rPr/>
      </w:pPr>
      <w:bookmarkStart w:colFirst="0" w:colLast="0" w:name="_shyblcyv4y91" w:id="54"/>
      <w:bookmarkEnd w:id="54"/>
      <w:r w:rsidDel="00000000" w:rsidR="00000000" w:rsidRPr="00000000">
        <w:rPr>
          <w:rtl w:val="0"/>
        </w:rPr>
      </w:r>
    </w:p>
    <w:p w:rsidR="00000000" w:rsidDel="00000000" w:rsidP="00000000" w:rsidRDefault="00000000" w:rsidRPr="00000000" w14:paraId="00000172">
      <w:pPr>
        <w:pStyle w:val="Heading5"/>
        <w:spacing w:line="480" w:lineRule="auto"/>
        <w:rPr/>
      </w:pPr>
      <w:bookmarkStart w:colFirst="0" w:colLast="0" w:name="_ogkz4vagp5yp" w:id="55"/>
      <w:bookmarkEnd w:id="55"/>
      <w:r w:rsidDel="00000000" w:rsidR="00000000" w:rsidRPr="00000000">
        <w:rPr>
          <w:rtl w:val="0"/>
        </w:rPr>
      </w:r>
    </w:p>
    <w:p w:rsidR="00000000" w:rsidDel="00000000" w:rsidP="00000000" w:rsidRDefault="00000000" w:rsidRPr="00000000" w14:paraId="00000173">
      <w:pPr>
        <w:pStyle w:val="Heading5"/>
        <w:spacing w:line="480" w:lineRule="auto"/>
        <w:rPr/>
      </w:pPr>
      <w:bookmarkStart w:colFirst="0" w:colLast="0" w:name="_4cc1cn891kxt" w:id="56"/>
      <w:bookmarkEnd w:id="56"/>
      <w:r w:rsidDel="00000000" w:rsidR="00000000" w:rsidRPr="00000000">
        <w:rPr>
          <w:rtl w:val="0"/>
        </w:rPr>
      </w:r>
    </w:p>
    <w:p w:rsidR="00000000" w:rsidDel="00000000" w:rsidP="00000000" w:rsidRDefault="00000000" w:rsidRPr="00000000" w14:paraId="00000174">
      <w:pPr>
        <w:pStyle w:val="Heading5"/>
        <w:spacing w:line="480" w:lineRule="auto"/>
        <w:rPr/>
      </w:pPr>
      <w:bookmarkStart w:colFirst="0" w:colLast="0" w:name="_i40ago4icqab" w:id="57"/>
      <w:bookmarkEnd w:id="57"/>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5"/>
        <w:spacing w:line="480" w:lineRule="auto"/>
        <w:rPr/>
      </w:pPr>
      <w:bookmarkStart w:colFirst="0" w:colLast="0" w:name="_srepnid2l9pu" w:id="58"/>
      <w:bookmarkEnd w:id="58"/>
      <w:r w:rsidDel="00000000" w:rsidR="00000000" w:rsidRPr="00000000">
        <w:rPr/>
        <w:drawing>
          <wp:inline distB="114300" distT="114300" distL="114300" distR="114300">
            <wp:extent cx="5943600" cy="6070600"/>
            <wp:effectExtent b="0" l="0" r="0" t="0"/>
            <wp:docPr id="16" name="image10.png"/>
            <a:graphic>
              <a:graphicData uri="http://schemas.openxmlformats.org/drawingml/2006/picture">
                <pic:pic>
                  <pic:nvPicPr>
                    <pic:cNvPr id="0" name="image10.png"/>
                    <pic:cNvPicPr preferRelativeResize="0"/>
                  </pic:nvPicPr>
                  <pic:blipFill>
                    <a:blip r:embed="rId126"/>
                    <a:srcRect b="0" l="21" r="21" t="0"/>
                    <a:stretch>
                      <a:fillRect/>
                    </a:stretch>
                  </pic:blipFill>
                  <pic:spPr>
                    <a:xfrm>
                      <a:off x="0" y="0"/>
                      <a:ext cx="59436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5"/>
        <w:spacing w:line="480" w:lineRule="auto"/>
        <w:rPr/>
      </w:pPr>
      <w:bookmarkStart w:colFirst="0" w:colLast="0" w:name="_hims6zx53u6m" w:id="59"/>
      <w:bookmarkEnd w:id="59"/>
      <w:r w:rsidDel="00000000" w:rsidR="00000000" w:rsidRPr="00000000">
        <w:rPr>
          <w:rtl w:val="0"/>
        </w:rPr>
        <w:t xml:space="preserve">Figure S11: Co-variation clustered heatmap of </w:t>
      </w:r>
      <w:r w:rsidDel="00000000" w:rsidR="00000000" w:rsidRPr="00000000">
        <w:rPr>
          <w:rtl w:val="0"/>
        </w:rPr>
        <w:t xml:space="preserve">prevalent taxa across the samples. The relative abundances were averaged between the two sample depths with weighting of their respective DNA densities. Taxa whose relative abundances were below 1e-5 in more than half of the samples (12 after the depth averaging) were filtered to only consider the taxa for which there was sufficient data to describe with the relative abundance data.  The relative abundance data of the remaining taxa were transformed with the centered log ratio (CLR) to correct for the scale of the data, where zeros are simply below detection.  The relationships among these taxa were then isolated by subtracting per-condition average abundances to remove indirect relationships.   Pearson correlations are then determined for all pairs.  Pairs whose correlations exceed </w:t>
      </w:r>
      <m:oMath>
        <m:r>
          <m:t>ρ</m:t>
        </m:r>
        <m:r>
          <w:rPr/>
          <m:t xml:space="preserve">=0.7</m:t>
        </m:r>
      </m:oMath>
      <w:r w:rsidDel="00000000" w:rsidR="00000000" w:rsidRPr="00000000">
        <w:rPr>
          <w:rtl w:val="0"/>
        </w:rPr>
        <w:t xml:space="preserve"> are denoted with a green asterisk inside their cell.  Methylphosphonate consumers and betaine consumers are further highlighted with red and blue, respectively, labels and boxed rows/columns to emphasize their particular relationships in the community.</w:t>
      </w:r>
    </w:p>
    <w:p w:rsidR="00000000" w:rsidDel="00000000" w:rsidP="00000000" w:rsidRDefault="00000000" w:rsidRPr="00000000" w14:paraId="00000177">
      <w:pPr>
        <w:spacing w:line="480" w:lineRule="auto"/>
        <w:rPr/>
      </w:pPr>
      <w:r w:rsidDel="00000000" w:rsidR="00000000" w:rsidRPr="00000000">
        <w:rPr>
          <w:rtl w:val="0"/>
        </w:rPr>
      </w:r>
    </w:p>
    <w:p w:rsidR="00000000" w:rsidDel="00000000" w:rsidP="00000000" w:rsidRDefault="00000000" w:rsidRPr="00000000" w14:paraId="00000178">
      <w:pPr>
        <w:spacing w:line="480" w:lineRule="auto"/>
        <w:rPr/>
      </w:pPr>
      <w:r w:rsidDel="00000000" w:rsidR="00000000" w:rsidRPr="00000000">
        <w:rPr>
          <w:rtl w:val="0"/>
        </w:rPr>
      </w:r>
    </w:p>
    <w:p w:rsidR="00000000" w:rsidDel="00000000" w:rsidP="00000000" w:rsidRDefault="00000000" w:rsidRPr="00000000" w14:paraId="00000179">
      <w:pPr>
        <w:spacing w:line="480" w:lineRule="auto"/>
        <w:rPr/>
      </w:pPr>
      <w:r w:rsidDel="00000000" w:rsidR="00000000" w:rsidRPr="00000000">
        <w:rPr>
          <w:rtl w:val="0"/>
        </w:rPr>
      </w:r>
    </w:p>
    <w:p w:rsidR="00000000" w:rsidDel="00000000" w:rsidP="00000000" w:rsidRDefault="00000000" w:rsidRPr="00000000" w14:paraId="0000017A">
      <w:pPr>
        <w:spacing w:line="480" w:lineRule="auto"/>
        <w:rPr/>
      </w:pPr>
      <w:r w:rsidDel="00000000" w:rsidR="00000000" w:rsidRPr="00000000">
        <w:rPr>
          <w:rtl w:val="0"/>
        </w:rPr>
      </w:r>
    </w:p>
    <w:p w:rsidR="00000000" w:rsidDel="00000000" w:rsidP="00000000" w:rsidRDefault="00000000" w:rsidRPr="00000000" w14:paraId="0000017B">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hyperlink r:id="rId127">
        <w:r w:rsidDel="00000000" w:rsidR="00000000" w:rsidRPr="00000000">
          <w:rPr>
            <w:rFonts w:ascii="Times New Roman" w:cs="Times New Roman" w:eastAsia="Times New Roman" w:hAnsi="Times New Roman"/>
            <w:sz w:val="24"/>
            <w:szCs w:val="24"/>
            <w:u w:val="single"/>
            <w:rtl w:val="0"/>
          </w:rPr>
          <w:t xml:space="preserve">Table S1</w:t>
        </w:r>
      </w:hyperlink>
      <w:r w:rsidDel="00000000" w:rsidR="00000000" w:rsidRPr="00000000">
        <w:rPr>
          <w:rFonts w:ascii="Times New Roman" w:cs="Times New Roman" w:eastAsia="Times New Roman" w:hAnsi="Times New Roman"/>
          <w:sz w:val="24"/>
          <w:szCs w:val="24"/>
          <w:rtl w:val="0"/>
        </w:rPr>
        <w:t xml:space="preserve">. List of KOs involved in methylated compound cycling that were analyzed in this study.</w:t>
      </w:r>
    </w:p>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hyperlink r:id="rId128">
        <w:r w:rsidDel="00000000" w:rsidR="00000000" w:rsidRPr="00000000">
          <w:rPr>
            <w:rFonts w:ascii="Times New Roman" w:cs="Times New Roman" w:eastAsia="Times New Roman" w:hAnsi="Times New Roman"/>
            <w:sz w:val="24"/>
            <w:szCs w:val="24"/>
            <w:u w:val="single"/>
            <w:rtl w:val="0"/>
          </w:rPr>
          <w:t xml:space="preserve">Table S2</w:t>
        </w:r>
      </w:hyperlink>
      <w:r w:rsidDel="00000000" w:rsidR="00000000" w:rsidRPr="00000000">
        <w:rPr>
          <w:rFonts w:ascii="Times New Roman" w:cs="Times New Roman" w:eastAsia="Times New Roman" w:hAnsi="Times New Roman"/>
          <w:sz w:val="24"/>
          <w:szCs w:val="24"/>
          <w:rtl w:val="0"/>
        </w:rPr>
        <w:t xml:space="preserve">. Table of reactions and compounds in MetaCyc that produce or consume each metabolite, and pathways each metabolite is involved in. All metabolites were present in MetaCyc except for dimethyl methylphosphonate. The list of metabolites was imported as a SmartTable and then transformed with SmartTable functions on BioCyc.</w:t>
      </w:r>
    </w:p>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hyperlink r:id="rId129">
        <w:r w:rsidDel="00000000" w:rsidR="00000000" w:rsidRPr="00000000">
          <w:rPr>
            <w:rFonts w:ascii="Times New Roman" w:cs="Times New Roman" w:eastAsia="Times New Roman" w:hAnsi="Times New Roman"/>
            <w:sz w:val="24"/>
            <w:szCs w:val="24"/>
            <w:u w:val="single"/>
            <w:rtl w:val="0"/>
          </w:rPr>
          <w:t xml:space="preserve">Table S3</w:t>
        </w:r>
      </w:hyperlink>
      <w:r w:rsidDel="00000000" w:rsidR="00000000" w:rsidRPr="00000000">
        <w:rPr>
          <w:rFonts w:ascii="Times New Roman" w:cs="Times New Roman" w:eastAsia="Times New Roman" w:hAnsi="Times New Roman"/>
          <w:sz w:val="24"/>
          <w:szCs w:val="24"/>
          <w:rtl w:val="0"/>
        </w:rPr>
        <w:t xml:space="preserve">. Table of </w:t>
      </w:r>
      <w:r w:rsidDel="00000000" w:rsidR="00000000" w:rsidRPr="00000000">
        <w:rPr>
          <w:rFonts w:ascii="Times New Roman" w:cs="Times New Roman" w:eastAsia="Times New Roman" w:hAnsi="Times New Roman"/>
          <w:sz w:val="24"/>
          <w:szCs w:val="24"/>
          <w:rtl w:val="0"/>
        </w:rPr>
        <w:t xml:space="preserve">isolate</w:t>
      </w:r>
      <w:r w:rsidDel="00000000" w:rsidR="00000000" w:rsidRPr="00000000">
        <w:rPr>
          <w:rFonts w:ascii="Times New Roman" w:cs="Times New Roman" w:eastAsia="Times New Roman" w:hAnsi="Times New Roman"/>
          <w:sz w:val="24"/>
          <w:szCs w:val="24"/>
          <w:rtl w:val="0"/>
        </w:rPr>
        <w:t xml:space="preserve"> cultures from unrestored salterns R1 and R2, showing the taxonomy of the top BLAST hits and % identity.</w:t>
      </w:r>
    </w:p>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S4. Metadata, including IMG/M and NCBI accessions, for the 24 metagenomes in this study.</w:t>
      </w:r>
    </w:p>
    <w:p w:rsidR="00000000" w:rsidDel="00000000" w:rsidP="00000000" w:rsidRDefault="00000000" w:rsidRPr="00000000" w14:paraId="00000183">
      <w:pPr>
        <w:pStyle w:val="Heading1"/>
        <w:spacing w:line="480" w:lineRule="auto"/>
        <w:rPr>
          <w:rFonts w:ascii="Times New Roman" w:cs="Times New Roman" w:eastAsia="Times New Roman" w:hAnsi="Times New Roman"/>
          <w:b w:val="1"/>
          <w:bCs w:val="1"/>
          <w:sz w:val="24"/>
          <w:szCs w:val="24"/>
        </w:rPr>
      </w:pPr>
      <w:bookmarkStart w:colFirst="0" w:colLast="0" w:name="_kbqpw660u19v" w:id="60"/>
      <w:bookmarkEnd w:id="60"/>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1"/>
        <w:spacing w:line="480" w:lineRule="auto"/>
        <w:rPr>
          <w:rFonts w:ascii="Times New Roman" w:cs="Times New Roman" w:eastAsia="Times New Roman" w:hAnsi="Times New Roman"/>
          <w:b w:val="1"/>
          <w:bCs w:val="1"/>
          <w:sz w:val="24"/>
          <w:szCs w:val="24"/>
        </w:rPr>
      </w:pPr>
      <w:bookmarkStart w:colFirst="0" w:colLast="0" w:name="_tanuydnihxkq" w:id="61"/>
      <w:bookmarkEnd w:id="61"/>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30">
        <w:r w:rsidDel="00000000" w:rsidR="00000000" w:rsidRPr="00000000">
          <w:rPr>
            <w:rtl w:val="0"/>
          </w:rPr>
          <w:t xml:space="preserve">1. </w:t>
        </w:r>
      </w:hyperlink>
      <w:r w:rsidDel="00000000" w:rsidR="00000000" w:rsidRPr="00000000">
        <w:rPr>
          <w:rtl w:val="0"/>
        </w:rPr>
        <w:tab/>
      </w:r>
      <w:hyperlink r:id="rId131">
        <w:r w:rsidDel="00000000" w:rsidR="00000000" w:rsidRPr="00000000">
          <w:rPr>
            <w:rtl w:val="0"/>
          </w:rPr>
          <w:t xml:space="preserve">Shu W-S, Huang L-N. 2022. Microbial diversity in extreme environments. 4. Nat Rev Microbiol 20:219–235. </w:t>
        </w:r>
      </w:hyperlink>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32">
        <w:r w:rsidDel="00000000" w:rsidR="00000000" w:rsidRPr="00000000">
          <w:rPr>
            <w:rtl w:val="0"/>
          </w:rPr>
          <w:t xml:space="preserve">2. </w:t>
        </w:r>
      </w:hyperlink>
      <w:r w:rsidDel="00000000" w:rsidR="00000000" w:rsidRPr="00000000">
        <w:rPr>
          <w:rtl w:val="0"/>
        </w:rPr>
        <w:tab/>
      </w:r>
      <w:hyperlink r:id="rId133">
        <w:r w:rsidDel="00000000" w:rsidR="00000000" w:rsidRPr="00000000">
          <w:rPr>
            <w:rtl w:val="0"/>
          </w:rPr>
          <w:t xml:space="preserve">Oren A. 2013. Life at High Salt Concentrations, p. 421–440. </w:t>
        </w:r>
      </w:hyperlink>
      <w:hyperlink r:id="rId134">
        <w:r w:rsidDel="00000000" w:rsidR="00000000" w:rsidRPr="00000000">
          <w:rPr>
            <w:i w:val="1"/>
            <w:iCs w:val="1"/>
            <w:rtl w:val="0"/>
          </w:rPr>
          <w:t xml:space="preserve">In</w:t>
        </w:r>
      </w:hyperlink>
      <w:hyperlink r:id="rId135">
        <w:r w:rsidDel="00000000" w:rsidR="00000000" w:rsidRPr="00000000">
          <w:rPr>
            <w:rtl w:val="0"/>
          </w:rPr>
          <w:t xml:space="preserve"> Rosenberg, E, DeLong, EF, Lory, S, Stackebrandt, E, Thompson, F (eds.), The Prokaryotes: Prokaryotic Communities and Ecophysiology. Springer, Berlin, Heidelberg. </w:t>
        </w:r>
      </w:hyperlink>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36">
        <w:r w:rsidDel="00000000" w:rsidR="00000000" w:rsidRPr="00000000">
          <w:rPr>
            <w:rtl w:val="0"/>
          </w:rPr>
          <w:t xml:space="preserve">3. </w:t>
        </w:r>
      </w:hyperlink>
      <w:r w:rsidDel="00000000" w:rsidR="00000000" w:rsidRPr="00000000">
        <w:rPr>
          <w:rtl w:val="0"/>
        </w:rPr>
        <w:tab/>
      </w:r>
      <w:hyperlink r:id="rId137">
        <w:r w:rsidDel="00000000" w:rsidR="00000000" w:rsidRPr="00000000">
          <w:rPr>
            <w:rtl w:val="0"/>
          </w:rPr>
          <w:t xml:space="preserve">Safarpour A, Amoozegar MA, Ventosa A. 2018. Hypersaline Environments of Iran: Prokaryotic Biodiversity and Their Potentials in Microbial Biotechnology, p. 265–298. </w:t>
        </w:r>
      </w:hyperlink>
      <w:hyperlink r:id="rId138">
        <w:r w:rsidDel="00000000" w:rsidR="00000000" w:rsidRPr="00000000">
          <w:rPr>
            <w:i w:val="1"/>
            <w:iCs w:val="1"/>
            <w:rtl w:val="0"/>
          </w:rPr>
          <w:t xml:space="preserve">In</w:t>
        </w:r>
      </w:hyperlink>
      <w:hyperlink r:id="rId139">
        <w:r w:rsidDel="00000000" w:rsidR="00000000" w:rsidRPr="00000000">
          <w:rPr>
            <w:rtl w:val="0"/>
          </w:rPr>
          <w:t xml:space="preserve"> Egamberdieva, D, Birkeland, N-K, Panosyan, H, Li, W-J (eds.), Extremophiles in Eurasian Ecosystems: Ecology, Diversity, and Applications. Springer, Singapore. </w:t>
        </w:r>
      </w:hyperlink>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0">
        <w:r w:rsidDel="00000000" w:rsidR="00000000" w:rsidRPr="00000000">
          <w:rPr>
            <w:rtl w:val="0"/>
          </w:rPr>
          <w:t xml:space="preserve">4. </w:t>
        </w:r>
      </w:hyperlink>
      <w:r w:rsidDel="00000000" w:rsidR="00000000" w:rsidRPr="00000000">
        <w:rPr>
          <w:rtl w:val="0"/>
        </w:rPr>
        <w:tab/>
      </w:r>
      <w:hyperlink r:id="rId141">
        <w:r w:rsidDel="00000000" w:rsidR="00000000" w:rsidRPr="00000000">
          <w:rPr>
            <w:rtl w:val="0"/>
          </w:rPr>
          <w:t xml:space="preserve">Oren A. 2009. Saltern evaporation ponds as model systems for the study of primary production processes under hypersaline conditions. Aquat Microb Ecol 56:193–204. </w:t>
        </w:r>
      </w:hyperlink>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2">
        <w:r w:rsidDel="00000000" w:rsidR="00000000" w:rsidRPr="00000000">
          <w:rPr>
            <w:rtl w:val="0"/>
          </w:rPr>
          <w:t xml:space="preserve">5. </w:t>
        </w:r>
      </w:hyperlink>
      <w:r w:rsidDel="00000000" w:rsidR="00000000" w:rsidRPr="00000000">
        <w:rPr>
          <w:rtl w:val="0"/>
        </w:rPr>
        <w:tab/>
      </w:r>
      <w:hyperlink r:id="rId143">
        <w:r w:rsidDel="00000000" w:rsidR="00000000" w:rsidRPr="00000000">
          <w:rPr>
            <w:rtl w:val="0"/>
          </w:rPr>
          <w:t xml:space="preserve">Safdar H, Amin A, Shafiq Y, Ali A, Yasin R, Sarwar MI. 2019. A review: Impact of salinity on plant growth. Nat Sci 17:34–40. </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4">
        <w:r w:rsidDel="00000000" w:rsidR="00000000" w:rsidRPr="00000000">
          <w:rPr>
            <w:rtl w:val="0"/>
          </w:rPr>
          <w:t xml:space="preserve">6. </w:t>
        </w:r>
      </w:hyperlink>
      <w:r w:rsidDel="00000000" w:rsidR="00000000" w:rsidRPr="00000000">
        <w:rPr>
          <w:rtl w:val="0"/>
        </w:rPr>
        <w:tab/>
      </w:r>
      <w:hyperlink r:id="rId145">
        <w:r w:rsidDel="00000000" w:rsidR="00000000" w:rsidRPr="00000000">
          <w:rPr>
            <w:rtl w:val="0"/>
          </w:rPr>
          <w:t xml:space="preserve">Dragone NB, Diaz MA, Hogg ID, Lyons WB, Jackson WA, Wall DH, Adams BJ, Fierer N. 2021. Exploring the Boundaries of Microbial Habitability in Soil. J Geophys Res Biogeosciences 126:e2020JG006052. </w:t>
        </w:r>
      </w:hyperlink>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6">
        <w:r w:rsidDel="00000000" w:rsidR="00000000" w:rsidRPr="00000000">
          <w:rPr>
            <w:rtl w:val="0"/>
          </w:rPr>
          <w:t xml:space="preserve">7. </w:t>
        </w:r>
      </w:hyperlink>
      <w:r w:rsidDel="00000000" w:rsidR="00000000" w:rsidRPr="00000000">
        <w:rPr>
          <w:rtl w:val="0"/>
        </w:rPr>
        <w:tab/>
      </w:r>
      <w:hyperlink r:id="rId147">
        <w:r w:rsidDel="00000000" w:rsidR="00000000" w:rsidRPr="00000000">
          <w:rPr>
            <w:rtl w:val="0"/>
          </w:rPr>
          <w:t xml:space="preserve">Oren A. 1999. Bioenergetic Aspects of Halophilism. Microbiol Mol Biol Rev 63:334–348. </w:t>
        </w:r>
      </w:hyperlink>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8">
        <w:r w:rsidDel="00000000" w:rsidR="00000000" w:rsidRPr="00000000">
          <w:rPr>
            <w:rtl w:val="0"/>
          </w:rPr>
          <w:t xml:space="preserve">8. </w:t>
        </w:r>
      </w:hyperlink>
      <w:r w:rsidDel="00000000" w:rsidR="00000000" w:rsidRPr="00000000">
        <w:rPr>
          <w:rtl w:val="0"/>
        </w:rPr>
        <w:tab/>
      </w:r>
      <w:hyperlink r:id="rId149">
        <w:r w:rsidDel="00000000" w:rsidR="00000000" w:rsidRPr="00000000">
          <w:rPr>
            <w:rtl w:val="0"/>
          </w:rPr>
          <w:t xml:space="preserve">Lozupone CA, Knight R. 2007. Global patterns in bacterial diversity. Proc Natl Acad Sci 104:11436–11440. </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50">
        <w:r w:rsidDel="00000000" w:rsidR="00000000" w:rsidRPr="00000000">
          <w:rPr>
            <w:rtl w:val="0"/>
          </w:rPr>
          <w:t xml:space="preserve">9. </w:t>
        </w:r>
      </w:hyperlink>
      <w:r w:rsidDel="00000000" w:rsidR="00000000" w:rsidRPr="00000000">
        <w:rPr>
          <w:rtl w:val="0"/>
        </w:rPr>
        <w:tab/>
      </w:r>
      <w:hyperlink r:id="rId151">
        <w:r w:rsidDel="00000000" w:rsidR="00000000" w:rsidRPr="00000000">
          <w:rPr>
            <w:rtl w:val="0"/>
          </w:rPr>
          <w:t xml:space="preserve">Oren A. 2013. Life at high salt concentrations, intracellular KCl concentrations, and acidic proteomes. Front Microbiol 0. </w:t>
        </w:r>
      </w:hyperlink>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52">
        <w:r w:rsidDel="00000000" w:rsidR="00000000" w:rsidRPr="00000000">
          <w:rPr>
            <w:rtl w:val="0"/>
          </w:rPr>
          <w:t xml:space="preserve">10. </w:t>
        </w:r>
      </w:hyperlink>
      <w:r w:rsidDel="00000000" w:rsidR="00000000" w:rsidRPr="00000000">
        <w:rPr>
          <w:rtl w:val="0"/>
        </w:rPr>
        <w:tab/>
      </w:r>
      <w:hyperlink r:id="rId153">
        <w:r w:rsidDel="00000000" w:rsidR="00000000" w:rsidRPr="00000000">
          <w:rPr>
            <w:rtl w:val="0"/>
          </w:rPr>
          <w:t xml:space="preserve">Elevi Bardavid R, Oren A. 2012. Acid-shifted isoelectric point profiles of the proteins in a hypersaline microbial mat: an adaptation to life at high salt concentrations? Extremophiles 16:787–792. </w:t>
        </w:r>
      </w:hyperlink>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54">
        <w:r w:rsidDel="00000000" w:rsidR="00000000" w:rsidRPr="00000000">
          <w:rPr>
            <w:rtl w:val="0"/>
          </w:rPr>
          <w:t xml:space="preserve">11. </w:t>
        </w:r>
      </w:hyperlink>
      <w:r w:rsidDel="00000000" w:rsidR="00000000" w:rsidRPr="00000000">
        <w:rPr>
          <w:rtl w:val="0"/>
        </w:rPr>
        <w:tab/>
      </w:r>
      <w:hyperlink r:id="rId155">
        <w:r w:rsidDel="00000000" w:rsidR="00000000" w:rsidRPr="00000000">
          <w:rPr>
            <w:rtl w:val="0"/>
          </w:rPr>
          <w:t xml:space="preserve">Sorokin DY, Merkel AY, Abbas B, Makarova KS, Rijpstra WIC, Koenen M, Sinninghe Damsté JS, Galinski EA, Koonin EV, van Loosdrecht MCMY 2018. 2017. </w:t>
        </w:r>
      </w:hyperlink>
      <w:hyperlink r:id="rId156">
        <w:r w:rsidDel="00000000" w:rsidR="00000000" w:rsidRPr="00000000">
          <w:rPr>
            <w:i w:val="1"/>
            <w:iCs w:val="1"/>
            <w:rtl w:val="0"/>
          </w:rPr>
          <w:t xml:space="preserve">Methanonatronarchaeum thermophilum</w:t>
        </w:r>
      </w:hyperlink>
      <w:hyperlink r:id="rId157">
        <w:r w:rsidDel="00000000" w:rsidR="00000000" w:rsidRPr="00000000">
          <w:rPr>
            <w:rtl w:val="0"/>
          </w:rPr>
          <w:t xml:space="preserve"> gen. nov., sp. nov. and “</w:t>
        </w:r>
      </w:hyperlink>
      <w:hyperlink r:id="rId158">
        <w:r w:rsidDel="00000000" w:rsidR="00000000" w:rsidRPr="00000000">
          <w:rPr>
            <w:i w:val="1"/>
            <w:iCs w:val="1"/>
            <w:rtl w:val="0"/>
          </w:rPr>
          <w:t xml:space="preserve">Candidatus Methanohalarchaeum thermophilum</w:t>
        </w:r>
      </w:hyperlink>
      <w:hyperlink r:id="rId159">
        <w:r w:rsidDel="00000000" w:rsidR="00000000" w:rsidRPr="00000000">
          <w:rPr>
            <w:rtl w:val="0"/>
          </w:rPr>
          <w:t xml:space="preserve">”, extremely halo(natrono)philic methyl-reducing methanogens from hypersaline lakes comprising a new euryarchaeal class Methanonatronarchaeia classis nov. Int J Syst Evol Microbiol 68:2199–2208. </w:t>
        </w:r>
      </w:hyperlink>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60">
        <w:r w:rsidDel="00000000" w:rsidR="00000000" w:rsidRPr="00000000">
          <w:rPr>
            <w:rtl w:val="0"/>
          </w:rPr>
          <w:t xml:space="preserve">12. </w:t>
        </w:r>
      </w:hyperlink>
      <w:r w:rsidDel="00000000" w:rsidR="00000000" w:rsidRPr="00000000">
        <w:rPr>
          <w:rtl w:val="0"/>
        </w:rPr>
        <w:tab/>
      </w:r>
      <w:hyperlink r:id="rId161">
        <w:r w:rsidDel="00000000" w:rsidR="00000000" w:rsidRPr="00000000">
          <w:rPr>
            <w:rtl w:val="0"/>
          </w:rPr>
          <w:t xml:space="preserve">Gunde-Cimerman N, Plemenitaš A, Oren A. 2018. Strategies of adaptation of microorganisms of the three domains of life to high salt concentrations. FEMS Microbiol Rev 42:353–375. </w:t>
        </w:r>
      </w:hyperlink>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62">
        <w:r w:rsidDel="00000000" w:rsidR="00000000" w:rsidRPr="00000000">
          <w:rPr>
            <w:rtl w:val="0"/>
          </w:rPr>
          <w:t xml:space="preserve">13. </w:t>
        </w:r>
      </w:hyperlink>
      <w:r w:rsidDel="00000000" w:rsidR="00000000" w:rsidRPr="00000000">
        <w:rPr>
          <w:rtl w:val="0"/>
        </w:rPr>
        <w:tab/>
      </w:r>
      <w:hyperlink r:id="rId163">
        <w:r w:rsidDel="00000000" w:rsidR="00000000" w:rsidRPr="00000000">
          <w:rPr>
            <w:rtl w:val="0"/>
          </w:rPr>
          <w:t xml:space="preserve">Ventosa A, Nieto JJ, Oren A. 1998. Biology of Moderately Halophilic Aerobic Bacteria. Microbiol Mol Biol Rev 62:504–544. </w:t>
        </w:r>
      </w:hyperlink>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64">
        <w:r w:rsidDel="00000000" w:rsidR="00000000" w:rsidRPr="00000000">
          <w:rPr>
            <w:rtl w:val="0"/>
          </w:rPr>
          <w:t xml:space="preserve">14. </w:t>
        </w:r>
      </w:hyperlink>
      <w:r w:rsidDel="00000000" w:rsidR="00000000" w:rsidRPr="00000000">
        <w:rPr>
          <w:rtl w:val="0"/>
        </w:rPr>
        <w:tab/>
      </w:r>
      <w:hyperlink r:id="rId165">
        <w:r w:rsidDel="00000000" w:rsidR="00000000" w:rsidRPr="00000000">
          <w:rPr>
            <w:rtl w:val="0"/>
          </w:rPr>
          <w:t xml:space="preserve">Roberts MF. 2005. Organic compatible solutes of halotolerant and halophilic microorganisms. Saline Syst 1:5. </w:t>
        </w:r>
      </w:hyperlink>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66">
        <w:r w:rsidDel="00000000" w:rsidR="00000000" w:rsidRPr="00000000">
          <w:rPr>
            <w:rtl w:val="0"/>
          </w:rPr>
          <w:t xml:space="preserve">15. </w:t>
        </w:r>
      </w:hyperlink>
      <w:r w:rsidDel="00000000" w:rsidR="00000000" w:rsidRPr="00000000">
        <w:rPr>
          <w:rtl w:val="0"/>
        </w:rPr>
        <w:tab/>
      </w:r>
      <w:hyperlink r:id="rId167">
        <w:r w:rsidDel="00000000" w:rsidR="00000000" w:rsidRPr="00000000">
          <w:rPr>
            <w:rtl w:val="0"/>
          </w:rPr>
          <w:t xml:space="preserve">Mcgenity T, Sorokin D. 2018. Methanogens and Methanogenesis in Hypersaline Environments, p. 1–27. </w:t>
        </w:r>
      </w:hyperlink>
      <w:hyperlink r:id="rId168">
        <w:r w:rsidDel="00000000" w:rsidR="00000000" w:rsidRPr="00000000">
          <w:rPr>
            <w:i w:val="1"/>
            <w:iCs w:val="1"/>
            <w:rtl w:val="0"/>
          </w:rPr>
          <w:t xml:space="preserve">In</w:t>
        </w:r>
      </w:hyperlink>
      <w:hyperlink r:id="rId169">
        <w:r w:rsidDel="00000000" w:rsidR="00000000" w:rsidRPr="00000000">
          <w:rPr>
            <w:rtl w:val="0"/>
          </w:rPr>
          <w:t xml:space="preserve"> Biogenesis of Hydrocarbons. Springer International Publishing. </w:t>
        </w:r>
      </w:hyperlink>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70">
        <w:r w:rsidDel="00000000" w:rsidR="00000000" w:rsidRPr="00000000">
          <w:rPr>
            <w:rtl w:val="0"/>
          </w:rPr>
          <w:t xml:space="preserve">16. </w:t>
        </w:r>
      </w:hyperlink>
      <w:r w:rsidDel="00000000" w:rsidR="00000000" w:rsidRPr="00000000">
        <w:rPr>
          <w:rtl w:val="0"/>
        </w:rPr>
        <w:tab/>
      </w:r>
      <w:hyperlink r:id="rId171">
        <w:r w:rsidDel="00000000" w:rsidR="00000000" w:rsidRPr="00000000">
          <w:rPr>
            <w:rtl w:val="0"/>
          </w:rPr>
          <w:t xml:space="preserve">Jeffries TC, Seymour JR, Newton K, Smith RJ, Seuront L, Mitchell JG. 2012. Increases in the abundance of microbial genes encoding halotolerance and photosynthesis along a sediment salinity gradient. Biogeosciences 9:815–825. </w:t>
        </w:r>
      </w:hyperlink>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72">
        <w:r w:rsidDel="00000000" w:rsidR="00000000" w:rsidRPr="00000000">
          <w:rPr>
            <w:rtl w:val="0"/>
          </w:rPr>
          <w:t xml:space="preserve">17. </w:t>
        </w:r>
      </w:hyperlink>
      <w:r w:rsidDel="00000000" w:rsidR="00000000" w:rsidRPr="00000000">
        <w:rPr>
          <w:rtl w:val="0"/>
        </w:rPr>
        <w:tab/>
      </w:r>
      <w:hyperlink r:id="rId173">
        <w:r w:rsidDel="00000000" w:rsidR="00000000" w:rsidRPr="00000000">
          <w:rPr>
            <w:rtl w:val="0"/>
          </w:rPr>
          <w:t xml:space="preserve">Oren A. 2001. The bioenergetic basis for the decrease in metabolic diversity at increasing salt concentrations: implications for the functioning of salt lake ecosystems, p. 61–72. </w:t>
        </w:r>
      </w:hyperlink>
      <w:hyperlink r:id="rId174">
        <w:r w:rsidDel="00000000" w:rsidR="00000000" w:rsidRPr="00000000">
          <w:rPr>
            <w:i w:val="1"/>
            <w:iCs w:val="1"/>
            <w:rtl w:val="0"/>
          </w:rPr>
          <w:t xml:space="preserve">In</w:t>
        </w:r>
      </w:hyperlink>
      <w:hyperlink r:id="rId175">
        <w:r w:rsidDel="00000000" w:rsidR="00000000" w:rsidRPr="00000000">
          <w:rPr>
            <w:rtl w:val="0"/>
          </w:rPr>
          <w:t xml:space="preserve"> Melack, JM, Jellison, R, Herbst, DB (eds.), Saline Lakes. Springer Netherlands, Dordrecht. </w:t>
        </w:r>
      </w:hyperlink>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76">
        <w:r w:rsidDel="00000000" w:rsidR="00000000" w:rsidRPr="00000000">
          <w:rPr>
            <w:rtl w:val="0"/>
          </w:rPr>
          <w:t xml:space="preserve">18. </w:t>
        </w:r>
      </w:hyperlink>
      <w:r w:rsidDel="00000000" w:rsidR="00000000" w:rsidRPr="00000000">
        <w:rPr>
          <w:rtl w:val="0"/>
        </w:rPr>
        <w:tab/>
      </w:r>
      <w:hyperlink r:id="rId177">
        <w:r w:rsidDel="00000000" w:rsidR="00000000" w:rsidRPr="00000000">
          <w:rPr>
            <w:rtl w:val="0"/>
          </w:rPr>
          <w:t xml:space="preserve">Jellison R, Melack JM. 2001. Nitrogen limitation and particulate elemental ratios of seston in hypersaline Mono Lake, California, U.S.A., p. 1–12. </w:t>
        </w:r>
      </w:hyperlink>
      <w:hyperlink r:id="rId178">
        <w:r w:rsidDel="00000000" w:rsidR="00000000" w:rsidRPr="00000000">
          <w:rPr>
            <w:i w:val="1"/>
            <w:iCs w:val="1"/>
            <w:rtl w:val="0"/>
          </w:rPr>
          <w:t xml:space="preserve">In</w:t>
        </w:r>
      </w:hyperlink>
      <w:hyperlink r:id="rId179">
        <w:r w:rsidDel="00000000" w:rsidR="00000000" w:rsidRPr="00000000">
          <w:rPr>
            <w:rtl w:val="0"/>
          </w:rPr>
          <w:t xml:space="preserve"> Melack, JM, Jellison, R, Herbst, DB (eds.), Saline Lakes. Springer Netherlands, Dordrecht. </w:t>
        </w:r>
      </w:hyperlink>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0">
        <w:r w:rsidDel="00000000" w:rsidR="00000000" w:rsidRPr="00000000">
          <w:rPr>
            <w:rtl w:val="0"/>
          </w:rPr>
          <w:t xml:space="preserve">19. </w:t>
        </w:r>
      </w:hyperlink>
      <w:r w:rsidDel="00000000" w:rsidR="00000000" w:rsidRPr="00000000">
        <w:rPr>
          <w:rtl w:val="0"/>
        </w:rPr>
        <w:tab/>
      </w:r>
      <w:hyperlink r:id="rId181">
        <w:r w:rsidDel="00000000" w:rsidR="00000000" w:rsidRPr="00000000">
          <w:rPr>
            <w:rtl w:val="0"/>
          </w:rPr>
          <w:t xml:space="preserve">Smith SV, Veeh HH. 1989. Mass balance of biogeochemically active materials (C, N, P) in a hypersaline gulf. Estuar Coast Shelf Sci 29:195–215. </w:t>
        </w:r>
      </w:hyperlink>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2">
        <w:r w:rsidDel="00000000" w:rsidR="00000000" w:rsidRPr="00000000">
          <w:rPr>
            <w:rtl w:val="0"/>
          </w:rPr>
          <w:t xml:space="preserve">20. </w:t>
        </w:r>
      </w:hyperlink>
      <w:r w:rsidDel="00000000" w:rsidR="00000000" w:rsidRPr="00000000">
        <w:rPr>
          <w:rtl w:val="0"/>
        </w:rPr>
        <w:tab/>
      </w:r>
      <w:hyperlink r:id="rId183">
        <w:r w:rsidDel="00000000" w:rsidR="00000000" w:rsidRPr="00000000">
          <w:rPr>
            <w:rtl w:val="0"/>
          </w:rPr>
          <w:t xml:space="preserve">Cotner JB, Suplee MW, Chen NW, Shormann DE. 2004. Nutrient, sulfur and carbon dynamics in a hypersaline lagoon. Estuar Coast Shelf Sci 59:639–652. </w:t>
        </w:r>
      </w:hyperlink>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4">
        <w:r w:rsidDel="00000000" w:rsidR="00000000" w:rsidRPr="00000000">
          <w:rPr>
            <w:rtl w:val="0"/>
          </w:rPr>
          <w:t xml:space="preserve">21. </w:t>
        </w:r>
      </w:hyperlink>
      <w:r w:rsidDel="00000000" w:rsidR="00000000" w:rsidRPr="00000000">
        <w:rPr>
          <w:rtl w:val="0"/>
        </w:rPr>
        <w:tab/>
      </w:r>
      <w:hyperlink r:id="rId185">
        <w:r w:rsidDel="00000000" w:rsidR="00000000" w:rsidRPr="00000000">
          <w:rPr>
            <w:rtl w:val="0"/>
          </w:rPr>
          <w:t xml:space="preserve">Ludwig R, Pringault O, de Wit R, de Beer D, Jonkers HM. 2006. Limitation of oxygenic photosynthesis and oxygen consumption by phosphate and organic nitrogen in a hypersaline microbial mat: a microsensor study. FEMS Microbiol Ecol 57:9–17. </w:t>
        </w:r>
      </w:hyperlink>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6">
        <w:r w:rsidDel="00000000" w:rsidR="00000000" w:rsidRPr="00000000">
          <w:rPr>
            <w:rtl w:val="0"/>
          </w:rPr>
          <w:t xml:space="preserve">22. </w:t>
        </w:r>
      </w:hyperlink>
      <w:r w:rsidDel="00000000" w:rsidR="00000000" w:rsidRPr="00000000">
        <w:rPr>
          <w:rtl w:val="0"/>
        </w:rPr>
        <w:tab/>
      </w:r>
      <w:hyperlink r:id="rId187">
        <w:r w:rsidDel="00000000" w:rsidR="00000000" w:rsidRPr="00000000">
          <w:rPr>
            <w:rtl w:val="0"/>
          </w:rPr>
          <w:t xml:space="preserve">Oren A. 1990. Formation and breakdown of glycine betaine and trimethylamine in hypersaline environments. Antonie Van Leeuwenhoek 58:291–298. </w:t>
        </w:r>
      </w:hyperlink>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8">
        <w:r w:rsidDel="00000000" w:rsidR="00000000" w:rsidRPr="00000000">
          <w:rPr>
            <w:rtl w:val="0"/>
          </w:rPr>
          <w:t xml:space="preserve">23. </w:t>
        </w:r>
      </w:hyperlink>
      <w:r w:rsidDel="00000000" w:rsidR="00000000" w:rsidRPr="00000000">
        <w:rPr>
          <w:rtl w:val="0"/>
        </w:rPr>
        <w:tab/>
      </w:r>
      <w:hyperlink r:id="rId189">
        <w:r w:rsidDel="00000000" w:rsidR="00000000" w:rsidRPr="00000000">
          <w:rPr>
            <w:rtl w:val="0"/>
          </w:rPr>
          <w:t xml:space="preserve">Ticak T, Hariraju D, Arcelay MB, Arivett BA, Fiester SE, Ferguson DJ. 2015. Isolation and characterization of a tetramethylammonium-degrading </w:t>
        </w:r>
      </w:hyperlink>
      <w:hyperlink r:id="rId190">
        <w:r w:rsidDel="00000000" w:rsidR="00000000" w:rsidRPr="00000000">
          <w:rPr>
            <w:i w:val="1"/>
            <w:iCs w:val="1"/>
            <w:rtl w:val="0"/>
          </w:rPr>
          <w:t xml:space="preserve">Methanococcoides</w:t>
        </w:r>
      </w:hyperlink>
      <w:hyperlink r:id="rId191">
        <w:r w:rsidDel="00000000" w:rsidR="00000000" w:rsidRPr="00000000">
          <w:rPr>
            <w:rtl w:val="0"/>
          </w:rPr>
          <w:t xml:space="preserve"> strain and a novel glycine betaine-utilizing </w:t>
        </w:r>
      </w:hyperlink>
      <w:hyperlink r:id="rId192">
        <w:r w:rsidDel="00000000" w:rsidR="00000000" w:rsidRPr="00000000">
          <w:rPr>
            <w:i w:val="1"/>
            <w:iCs w:val="1"/>
            <w:rtl w:val="0"/>
          </w:rPr>
          <w:t xml:space="preserve">Methanolobus</w:t>
        </w:r>
      </w:hyperlink>
      <w:hyperlink r:id="rId193">
        <w:r w:rsidDel="00000000" w:rsidR="00000000" w:rsidRPr="00000000">
          <w:rPr>
            <w:rtl w:val="0"/>
          </w:rPr>
          <w:t xml:space="preserve"> strain. Arch Microbiol 197:197–209. </w:t>
        </w:r>
      </w:hyperlink>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94">
        <w:r w:rsidDel="00000000" w:rsidR="00000000" w:rsidRPr="00000000">
          <w:rPr>
            <w:rtl w:val="0"/>
          </w:rPr>
          <w:t xml:space="preserve">24. </w:t>
        </w:r>
      </w:hyperlink>
      <w:r w:rsidDel="00000000" w:rsidR="00000000" w:rsidRPr="00000000">
        <w:rPr>
          <w:rtl w:val="0"/>
        </w:rPr>
        <w:tab/>
      </w:r>
      <w:hyperlink r:id="rId195">
        <w:r w:rsidDel="00000000" w:rsidR="00000000" w:rsidRPr="00000000">
          <w:rPr>
            <w:rtl w:val="0"/>
          </w:rPr>
          <w:t xml:space="preserve">Creighbaum AJ, Ticak T, Shinde S, Wang X, Ferguson DJJ. 2019. Examination of the Glycine Betaine-Dependent Methylotrophic Methanogenesis Pathway: Insights Into Anaerobic Quaternary Amine Methylotrophy. Front Microbiol 10. </w:t>
        </w:r>
      </w:hyperlink>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96">
        <w:r w:rsidDel="00000000" w:rsidR="00000000" w:rsidRPr="00000000">
          <w:rPr>
            <w:rtl w:val="0"/>
          </w:rPr>
          <w:t xml:space="preserve">25. </w:t>
        </w:r>
      </w:hyperlink>
      <w:r w:rsidDel="00000000" w:rsidR="00000000" w:rsidRPr="00000000">
        <w:rPr>
          <w:rtl w:val="0"/>
        </w:rPr>
        <w:tab/>
      </w:r>
      <w:hyperlink r:id="rId197">
        <w:r w:rsidDel="00000000" w:rsidR="00000000" w:rsidRPr="00000000">
          <w:rPr>
            <w:rtl w:val="0"/>
          </w:rPr>
          <w:t xml:space="preserve">Karp PD, Billington R, Caspi R, Fulcher CA, Latendresse M, Kothari A, Keseler IM, Krummenacker M, Midford PE, Ong Q, Ong WK, Paley SM, Subhraveti P. 2019. The BioCyc collection of microbial genomes and metabolic pathways. Brief Bioinform 20:1085–1093. </w:t>
        </w:r>
      </w:hyperlink>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98">
        <w:r w:rsidDel="00000000" w:rsidR="00000000" w:rsidRPr="00000000">
          <w:rPr>
            <w:rtl w:val="0"/>
          </w:rPr>
          <w:t xml:space="preserve">26. </w:t>
        </w:r>
      </w:hyperlink>
      <w:r w:rsidDel="00000000" w:rsidR="00000000" w:rsidRPr="00000000">
        <w:rPr>
          <w:rtl w:val="0"/>
        </w:rPr>
        <w:tab/>
      </w:r>
      <w:hyperlink r:id="rId199">
        <w:r w:rsidDel="00000000" w:rsidR="00000000" w:rsidRPr="00000000">
          <w:rPr>
            <w:rtl w:val="0"/>
          </w:rPr>
          <w:t xml:space="preserve">Mitchell AD, Chappell A, Knox KL. 1979. Metabolism of Betaine in the Ruminant. J Anim Sci 49:764–774. </w:t>
        </w:r>
      </w:hyperlink>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0">
        <w:r w:rsidDel="00000000" w:rsidR="00000000" w:rsidRPr="00000000">
          <w:rPr>
            <w:rtl w:val="0"/>
          </w:rPr>
          <w:t xml:space="preserve">27. </w:t>
        </w:r>
      </w:hyperlink>
      <w:r w:rsidDel="00000000" w:rsidR="00000000" w:rsidRPr="00000000">
        <w:rPr>
          <w:rtl w:val="0"/>
        </w:rPr>
        <w:tab/>
      </w:r>
      <w:hyperlink r:id="rId201">
        <w:r w:rsidDel="00000000" w:rsidR="00000000" w:rsidRPr="00000000">
          <w:rPr>
            <w:rtl w:val="0"/>
          </w:rPr>
          <w:t xml:space="preserve">Elbein AD, Pan YT, Pastuszak I, Carroll D. 2003. New insights on trehalose: a multifunctional molecule. Glycobiology 13:17R-27R. </w:t>
        </w:r>
      </w:hyperlink>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2">
        <w:r w:rsidDel="00000000" w:rsidR="00000000" w:rsidRPr="00000000">
          <w:rPr>
            <w:rtl w:val="0"/>
          </w:rPr>
          <w:t xml:space="preserve">28. </w:t>
        </w:r>
      </w:hyperlink>
      <w:r w:rsidDel="00000000" w:rsidR="00000000" w:rsidRPr="00000000">
        <w:rPr>
          <w:rtl w:val="0"/>
        </w:rPr>
        <w:tab/>
      </w:r>
      <w:hyperlink r:id="rId203">
        <w:r w:rsidDel="00000000" w:rsidR="00000000" w:rsidRPr="00000000">
          <w:rPr>
            <w:rtl w:val="0"/>
          </w:rPr>
          <w:t xml:space="preserve">Argüelles JC. 2000. Physiological roles of trehalose in bacteria and yeasts: a comparative analysis. Arch Microbiol 174:217–224. </w:t>
        </w:r>
      </w:hyperlink>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4">
        <w:r w:rsidDel="00000000" w:rsidR="00000000" w:rsidRPr="00000000">
          <w:rPr>
            <w:rtl w:val="0"/>
          </w:rPr>
          <w:t xml:space="preserve">29. </w:t>
        </w:r>
      </w:hyperlink>
      <w:r w:rsidDel="00000000" w:rsidR="00000000" w:rsidRPr="00000000">
        <w:rPr>
          <w:rtl w:val="0"/>
        </w:rPr>
        <w:tab/>
      </w:r>
      <w:hyperlink r:id="rId205">
        <w:r w:rsidDel="00000000" w:rsidR="00000000" w:rsidRPr="00000000">
          <w:rPr>
            <w:rtl w:val="0"/>
          </w:rPr>
          <w:t xml:space="preserve">Lay C-Y, Mykytczuk NCS, Yergeau Ï, Lamarche-Gagnon G, Greer CW, Whyte LG. 2013. Defining the Functional Potential and Active Community Members of a Sediment Microbial Community in a High-Arctic Hypersaline Subzero Spring. Appl Environ Microbiol 79:3637–3648. </w:t>
        </w:r>
      </w:hyperlink>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6">
        <w:r w:rsidDel="00000000" w:rsidR="00000000" w:rsidRPr="00000000">
          <w:rPr>
            <w:rtl w:val="0"/>
          </w:rPr>
          <w:t xml:space="preserve">30. </w:t>
        </w:r>
      </w:hyperlink>
      <w:r w:rsidDel="00000000" w:rsidR="00000000" w:rsidRPr="00000000">
        <w:rPr>
          <w:rtl w:val="0"/>
        </w:rPr>
        <w:tab/>
      </w:r>
      <w:hyperlink r:id="rId207">
        <w:r w:rsidDel="00000000" w:rsidR="00000000" w:rsidRPr="00000000">
          <w:rPr>
            <w:rtl w:val="0"/>
          </w:rPr>
          <w:t xml:space="preserve">Ghai R, Pašić L, Fernández AB, Martin-Cuadrado A-B, Mizuno CM, McMahon KD, Papke RT, Stepanauskas R, Rodriguez-Brito B, Rohwer F, Sánchez-Porro C, Ventosa A, Rodríguez-Valera F. 2011. New Abundant Microbial Groups in Aquatic Hypersaline Environments. 1. Sci Rep 1:135. </w:t>
        </w:r>
      </w:hyperlink>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8">
        <w:r w:rsidDel="00000000" w:rsidR="00000000" w:rsidRPr="00000000">
          <w:rPr>
            <w:rtl w:val="0"/>
          </w:rPr>
          <w:t xml:space="preserve">31. </w:t>
        </w:r>
      </w:hyperlink>
      <w:r w:rsidDel="00000000" w:rsidR="00000000" w:rsidRPr="00000000">
        <w:rPr>
          <w:rtl w:val="0"/>
        </w:rPr>
        <w:tab/>
      </w:r>
      <w:hyperlink r:id="rId209">
        <w:r w:rsidDel="00000000" w:rsidR="00000000" w:rsidRPr="00000000">
          <w:rPr>
            <w:rtl w:val="0"/>
          </w:rPr>
          <w:t xml:space="preserve">Poffenbarger HJ, Needelman BA, Megonigal JP. 2011. Salinity influence on methane emissions from tidal marshes. Wetlands 31:831–842. </w:t>
        </w:r>
      </w:hyperlink>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10">
        <w:r w:rsidDel="00000000" w:rsidR="00000000" w:rsidRPr="00000000">
          <w:rPr>
            <w:rtl w:val="0"/>
          </w:rPr>
          <w:t xml:space="preserve">32. </w:t>
        </w:r>
      </w:hyperlink>
      <w:r w:rsidDel="00000000" w:rsidR="00000000" w:rsidRPr="00000000">
        <w:rPr>
          <w:rtl w:val="0"/>
        </w:rPr>
        <w:tab/>
      </w:r>
      <w:hyperlink r:id="rId211">
        <w:r w:rsidDel="00000000" w:rsidR="00000000" w:rsidRPr="00000000">
          <w:rPr>
            <w:rtl w:val="0"/>
          </w:rPr>
          <w:t xml:space="preserve">Al-Haj AN, Fulweiler RW. 2020. A synthesis of methane emissions from shallow vegetated coastal ecosystems. Glob Change Biol 26:2988–3005. </w:t>
        </w:r>
      </w:hyperlink>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12">
        <w:r w:rsidDel="00000000" w:rsidR="00000000" w:rsidRPr="00000000">
          <w:rPr>
            <w:rtl w:val="0"/>
          </w:rPr>
          <w:t xml:space="preserve">33. </w:t>
        </w:r>
      </w:hyperlink>
      <w:r w:rsidDel="00000000" w:rsidR="00000000" w:rsidRPr="00000000">
        <w:rPr>
          <w:rtl w:val="0"/>
        </w:rPr>
        <w:tab/>
      </w:r>
      <w:hyperlink r:id="rId213">
        <w:r w:rsidDel="00000000" w:rsidR="00000000" w:rsidRPr="00000000">
          <w:rPr>
            <w:rtl w:val="0"/>
          </w:rPr>
          <w:t xml:space="preserve">Bartlett KB, Bartlett DS, Harriss RC, Sebacher DI. 1987. Methane emissions along a salt marsh salinity gradient. Biogeochemistry 4:183–202. </w:t>
        </w:r>
      </w:hyperlink>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14">
        <w:r w:rsidDel="00000000" w:rsidR="00000000" w:rsidRPr="00000000">
          <w:rPr>
            <w:rtl w:val="0"/>
          </w:rPr>
          <w:t xml:space="preserve">34. </w:t>
        </w:r>
      </w:hyperlink>
      <w:r w:rsidDel="00000000" w:rsidR="00000000" w:rsidRPr="00000000">
        <w:rPr>
          <w:rtl w:val="0"/>
        </w:rPr>
        <w:tab/>
      </w:r>
      <w:hyperlink r:id="rId215">
        <w:r w:rsidDel="00000000" w:rsidR="00000000" w:rsidRPr="00000000">
          <w:rPr>
            <w:rtl w:val="0"/>
          </w:rPr>
          <w:t xml:space="preserve">Zhou J, Theroux SM, Bueno de Mesquita CP, Hartman WH, Tringe SG.</w:t>
        </w:r>
      </w:hyperlink>
      <w:commentRangeStart w:id="66"/>
      <w:hyperlink r:id="rId216">
        <w:r w:rsidDel="00000000" w:rsidR="00000000" w:rsidRPr="00000000">
          <w:rPr>
            <w:rtl w:val="0"/>
          </w:rPr>
          <w:t xml:space="preserve"> 2021</w:t>
        </w:r>
      </w:hyperlink>
      <w:commentRangeEnd w:id="66"/>
      <w:r w:rsidDel="00000000" w:rsidR="00000000" w:rsidRPr="00000000">
        <w:commentReference w:id="66"/>
      </w:r>
      <w:hyperlink r:id="rId217">
        <w:r w:rsidDel="00000000" w:rsidR="00000000" w:rsidRPr="00000000">
          <w:rPr>
            <w:rtl w:val="0"/>
          </w:rPr>
          <w:t xml:space="preserve">. Microbial drivers of methane emissions from unrestored industrial salt ponds. ISME J 16:284–295. </w:t>
        </w:r>
      </w:hyperlink>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18">
        <w:r w:rsidDel="00000000" w:rsidR="00000000" w:rsidRPr="00000000">
          <w:rPr>
            <w:rtl w:val="0"/>
          </w:rPr>
          <w:t xml:space="preserve">35. </w:t>
        </w:r>
      </w:hyperlink>
      <w:r w:rsidDel="00000000" w:rsidR="00000000" w:rsidRPr="00000000">
        <w:rPr>
          <w:rtl w:val="0"/>
        </w:rPr>
        <w:tab/>
      </w:r>
      <w:hyperlink r:id="rId219">
        <w:r w:rsidDel="00000000" w:rsidR="00000000" w:rsidRPr="00000000">
          <w:rPr>
            <w:rtl w:val="0"/>
          </w:rPr>
          <w:t xml:space="preserve">Sørensen K, Řeháková K, Zapomělová E, Oren A. 2009. Distribution of benthic phototrophs, sulfate reducers, and methanogens in two adjacent saltern evaporation ponds in Eilat, Israel. Aquat Microb Ecol 56:275–284. </w:t>
        </w:r>
      </w:hyperlink>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0">
        <w:r w:rsidDel="00000000" w:rsidR="00000000" w:rsidRPr="00000000">
          <w:rPr>
            <w:rtl w:val="0"/>
          </w:rPr>
          <w:t xml:space="preserve">36. </w:t>
        </w:r>
      </w:hyperlink>
      <w:r w:rsidDel="00000000" w:rsidR="00000000" w:rsidRPr="00000000">
        <w:rPr>
          <w:rtl w:val="0"/>
        </w:rPr>
        <w:tab/>
      </w:r>
      <w:hyperlink r:id="rId221">
        <w:r w:rsidDel="00000000" w:rsidR="00000000" w:rsidRPr="00000000">
          <w:rPr>
            <w:rtl w:val="0"/>
          </w:rPr>
          <w:t xml:space="preserve">Oren A. 2014. Taxonomy of halophilic Archaea: current status and future challenges. Extremophiles 18:825–834. </w:t>
        </w:r>
      </w:hyperlink>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2">
        <w:r w:rsidDel="00000000" w:rsidR="00000000" w:rsidRPr="00000000">
          <w:rPr>
            <w:rtl w:val="0"/>
          </w:rPr>
          <w:t xml:space="preserve">37. </w:t>
        </w:r>
      </w:hyperlink>
      <w:r w:rsidDel="00000000" w:rsidR="00000000" w:rsidRPr="00000000">
        <w:rPr>
          <w:rtl w:val="0"/>
        </w:rPr>
        <w:tab/>
      </w:r>
      <w:hyperlink r:id="rId223">
        <w:r w:rsidDel="00000000" w:rsidR="00000000" w:rsidRPr="00000000">
          <w:rPr>
            <w:rtl w:val="0"/>
          </w:rPr>
          <w:t xml:space="preserve">Sorokin DY. 2021. Microbial Utilization of Glycine Betain in Hypersaline Soda Lakes. Microbiology 90:569–577. </w:t>
        </w:r>
      </w:hyperlink>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4">
        <w:r w:rsidDel="00000000" w:rsidR="00000000" w:rsidRPr="00000000">
          <w:rPr>
            <w:rtl w:val="0"/>
          </w:rPr>
          <w:t xml:space="preserve">38. </w:t>
        </w:r>
      </w:hyperlink>
      <w:r w:rsidDel="00000000" w:rsidR="00000000" w:rsidRPr="00000000">
        <w:rPr>
          <w:rtl w:val="0"/>
        </w:rPr>
        <w:tab/>
      </w:r>
      <w:hyperlink r:id="rId225">
        <w:r w:rsidDel="00000000" w:rsidR="00000000" w:rsidRPr="00000000">
          <w:rPr>
            <w:rtl w:val="0"/>
          </w:rPr>
          <w:t xml:space="preserve">Conrad R. 2020. Importance of hydrogenotrophic, aceticlastic and methylotrophic methanogenesis for methane production in terrestrial, aquatic and other anoxic environments: A mini review. Pedosphere 30:25–39. </w:t>
        </w:r>
      </w:hyperlink>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6">
        <w:r w:rsidDel="00000000" w:rsidR="00000000" w:rsidRPr="00000000">
          <w:rPr>
            <w:rtl w:val="0"/>
          </w:rPr>
          <w:t xml:space="preserve">39. </w:t>
        </w:r>
      </w:hyperlink>
      <w:r w:rsidDel="00000000" w:rsidR="00000000" w:rsidRPr="00000000">
        <w:rPr>
          <w:rtl w:val="0"/>
        </w:rPr>
        <w:tab/>
      </w:r>
      <w:hyperlink r:id="rId227">
        <w:r w:rsidDel="00000000" w:rsidR="00000000" w:rsidRPr="00000000">
          <w:rPr>
            <w:rtl w:val="0"/>
          </w:rPr>
          <w:t xml:space="preserve">Karl DM, Beversdorf L, Björkman KM, Church MJ, Martinez A, Delong EF. 2008. Aerobic production of methane in the sea. 7. Nat Geosci 1:473–478. </w:t>
        </w:r>
      </w:hyperlink>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8">
        <w:r w:rsidDel="00000000" w:rsidR="00000000" w:rsidRPr="00000000">
          <w:rPr>
            <w:rtl w:val="0"/>
          </w:rPr>
          <w:t xml:space="preserve">40. </w:t>
        </w:r>
      </w:hyperlink>
      <w:r w:rsidDel="00000000" w:rsidR="00000000" w:rsidRPr="00000000">
        <w:rPr>
          <w:rtl w:val="0"/>
        </w:rPr>
        <w:tab/>
      </w:r>
      <w:hyperlink r:id="rId229">
        <w:r w:rsidDel="00000000" w:rsidR="00000000" w:rsidRPr="00000000">
          <w:rPr>
            <w:rtl w:val="0"/>
          </w:rPr>
          <w:t xml:space="preserve">del Valle D, Karl D. 2014. Aerobic production of methane from dissolved water-column methylphosphonate and sinking particles in the North Pacific Subtropical Gyre. Aquat Microb Ecol 73:93–105. </w:t>
        </w:r>
      </w:hyperlink>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0">
        <w:r w:rsidDel="00000000" w:rsidR="00000000" w:rsidRPr="00000000">
          <w:rPr>
            <w:rtl w:val="0"/>
          </w:rPr>
          <w:t xml:space="preserve">41. </w:t>
        </w:r>
      </w:hyperlink>
      <w:r w:rsidDel="00000000" w:rsidR="00000000" w:rsidRPr="00000000">
        <w:rPr>
          <w:rtl w:val="0"/>
        </w:rPr>
        <w:tab/>
      </w:r>
      <w:hyperlink r:id="rId231">
        <w:r w:rsidDel="00000000" w:rsidR="00000000" w:rsidRPr="00000000">
          <w:rPr>
            <w:rtl w:val="0"/>
          </w:rPr>
          <w:t xml:space="preserve">Martínez A, Ventouras L-A, Wilson ST, Karl DM, Delong EF. 2013. Metatranscriptomic and functional metagenomic analysis of methylphosphonate utilization by marine bacteria. Front Microbiol 4:340. </w:t>
        </w:r>
      </w:hyperlink>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2">
        <w:r w:rsidDel="00000000" w:rsidR="00000000" w:rsidRPr="00000000">
          <w:rPr>
            <w:rtl w:val="0"/>
          </w:rPr>
          <w:t xml:space="preserve">42. </w:t>
        </w:r>
      </w:hyperlink>
      <w:r w:rsidDel="00000000" w:rsidR="00000000" w:rsidRPr="00000000">
        <w:rPr>
          <w:rtl w:val="0"/>
        </w:rPr>
        <w:tab/>
      </w:r>
      <w:hyperlink r:id="rId233">
        <w:r w:rsidDel="00000000" w:rsidR="00000000" w:rsidRPr="00000000">
          <w:rPr>
            <w:rtl w:val="0"/>
          </w:rPr>
          <w:t xml:space="preserve">Repeta DJ, Ferrón S, Sosa OA, Johnson CG, Repeta LD, Acker M, DeLong EF, Karl DM. 2016. Marine methane paradox explained by bacterial degradation of dissolved organic matter. 12. Nat Geosci 9:884–887. </w:t>
        </w:r>
      </w:hyperlink>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4">
        <w:r w:rsidDel="00000000" w:rsidR="00000000" w:rsidRPr="00000000">
          <w:rPr>
            <w:rtl w:val="0"/>
          </w:rPr>
          <w:t xml:space="preserve">43. </w:t>
        </w:r>
      </w:hyperlink>
      <w:r w:rsidDel="00000000" w:rsidR="00000000" w:rsidRPr="00000000">
        <w:rPr>
          <w:rtl w:val="0"/>
        </w:rPr>
        <w:tab/>
      </w:r>
      <w:hyperlink r:id="rId235">
        <w:r w:rsidDel="00000000" w:rsidR="00000000" w:rsidRPr="00000000">
          <w:rPr>
            <w:rtl w:val="0"/>
          </w:rPr>
          <w:t xml:space="preserve">Metcalf WW, Griffin BM, Cicchillo RM, Gao J, Janga SC, Cooke HA, Circello BT, Evans BS, Martens-Habbena W, Stahl DA, Donk WA van der. 2012. Synthesis of methylphosphonic acid by marine microbes: a source for methane in the aerobic ocean. Science 337:1104–1107. </w:t>
        </w:r>
      </w:hyperlink>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6">
        <w:r w:rsidDel="00000000" w:rsidR="00000000" w:rsidRPr="00000000">
          <w:rPr>
            <w:rtl w:val="0"/>
          </w:rPr>
          <w:t xml:space="preserve">44. </w:t>
        </w:r>
      </w:hyperlink>
      <w:r w:rsidDel="00000000" w:rsidR="00000000" w:rsidRPr="00000000">
        <w:rPr>
          <w:rtl w:val="0"/>
        </w:rPr>
        <w:tab/>
      </w:r>
      <w:hyperlink r:id="rId237">
        <w:r w:rsidDel="00000000" w:rsidR="00000000" w:rsidRPr="00000000">
          <w:rPr>
            <w:rtl w:val="0"/>
          </w:rPr>
          <w:t xml:space="preserve">Bueno de Mesquita CP, Zhou J, Theroux S, Tringe SG. 2022. Methylphosphonate Degradation and Salt-Tolerance Genes of Two Novel Halophilic Marivita Metagenome-Assembled Genomes from Unrestored Solar Salterns. 1. Genes 13:148. </w:t>
        </w:r>
      </w:hyperlink>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8">
        <w:r w:rsidDel="00000000" w:rsidR="00000000" w:rsidRPr="00000000">
          <w:rPr>
            <w:rtl w:val="0"/>
          </w:rPr>
          <w:t xml:space="preserve">45. </w:t>
        </w:r>
      </w:hyperlink>
      <w:r w:rsidDel="00000000" w:rsidR="00000000" w:rsidRPr="00000000">
        <w:rPr>
          <w:rtl w:val="0"/>
        </w:rPr>
        <w:tab/>
      </w:r>
      <w:hyperlink r:id="rId239">
        <w:r w:rsidDel="00000000" w:rsidR="00000000" w:rsidRPr="00000000">
          <w:rPr>
            <w:rtl w:val="0"/>
          </w:rPr>
          <w:t xml:space="preserve">Dugan HA, Summers JC, Skaff NK, Krivak-Tetley FE, Doubek JP, Burke SM, Bartlett SL, Arvola L, Jarjanazi H, Korponai J, Kleeberg A, Monet G, Monteith D, Moore K, Rogora M, Hanson PC, Weathers KC. 2017. Long-term chloride concentrations in North American and European freshwater lakes. 1. Sci Data 4:170101. </w:t>
        </w:r>
      </w:hyperlink>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0">
        <w:r w:rsidDel="00000000" w:rsidR="00000000" w:rsidRPr="00000000">
          <w:rPr>
            <w:rtl w:val="0"/>
          </w:rPr>
          <w:t xml:space="preserve">46. </w:t>
        </w:r>
      </w:hyperlink>
      <w:r w:rsidDel="00000000" w:rsidR="00000000" w:rsidRPr="00000000">
        <w:rPr>
          <w:rtl w:val="0"/>
        </w:rPr>
        <w:tab/>
      </w:r>
      <w:hyperlink r:id="rId241">
        <w:r w:rsidDel="00000000" w:rsidR="00000000" w:rsidRPr="00000000">
          <w:rPr>
            <w:rtl w:val="0"/>
          </w:rPr>
          <w:t xml:space="preserve">Li D, Liu C-M, Luo R, Sadakane K, Lam T-W. 2015. MEGAHIT: an ultra-fast single-node solution for large and complex metagenomics assembly via succinct de Bruijn graph. Bioinforma Oxf Engl 31:1674–1676. </w:t>
        </w:r>
      </w:hyperlink>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2">
        <w:r w:rsidDel="00000000" w:rsidR="00000000" w:rsidRPr="00000000">
          <w:rPr>
            <w:rtl w:val="0"/>
          </w:rPr>
          <w:t xml:space="preserve">47. </w:t>
        </w:r>
      </w:hyperlink>
      <w:r w:rsidDel="00000000" w:rsidR="00000000" w:rsidRPr="00000000">
        <w:rPr>
          <w:rtl w:val="0"/>
        </w:rPr>
        <w:tab/>
      </w:r>
      <w:hyperlink r:id="rId243">
        <w:r w:rsidDel="00000000" w:rsidR="00000000" w:rsidRPr="00000000">
          <w:rPr>
            <w:rtl w:val="0"/>
          </w:rPr>
          <w:t xml:space="preserve">Chen I-MA, Chu K, Palaniappan K, Ratner A, Huang J, Huntemann M, Hajek P, Ritter S, Varghese N, Seshadri R, Roux S, Woyke T, Eloe-Fadrosh EA, Ivanova NN, Kyrpides NC. 2021. The IMG/M data management and analysis system v.6.0: new tools and advanced capabilities. Nucleic Acids Res 49:D751–D763. </w:t>
        </w:r>
      </w:hyperlink>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4">
        <w:r w:rsidDel="00000000" w:rsidR="00000000" w:rsidRPr="00000000">
          <w:rPr>
            <w:rtl w:val="0"/>
          </w:rPr>
          <w:t xml:space="preserve">48. </w:t>
        </w:r>
      </w:hyperlink>
      <w:r w:rsidDel="00000000" w:rsidR="00000000" w:rsidRPr="00000000">
        <w:rPr>
          <w:rtl w:val="0"/>
        </w:rPr>
        <w:tab/>
      </w:r>
      <w:hyperlink r:id="rId245">
        <w:r w:rsidDel="00000000" w:rsidR="00000000" w:rsidRPr="00000000">
          <w:rPr>
            <w:rtl w:val="0"/>
          </w:rPr>
          <w:t xml:space="preserve">Love MI, Huber W, Anders S. 2014. Moderated estimation of fold change and dispersion for RNA-seq data with DESeq2. Genome Biol 15:550. </w:t>
        </w:r>
      </w:hyperlink>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6">
        <w:r w:rsidDel="00000000" w:rsidR="00000000" w:rsidRPr="00000000">
          <w:rPr>
            <w:rtl w:val="0"/>
          </w:rPr>
          <w:t xml:space="preserve">49. </w:t>
        </w:r>
      </w:hyperlink>
      <w:r w:rsidDel="00000000" w:rsidR="00000000" w:rsidRPr="00000000">
        <w:rPr>
          <w:rtl w:val="0"/>
        </w:rPr>
        <w:tab/>
      </w:r>
      <w:hyperlink r:id="rId247">
        <w:r w:rsidDel="00000000" w:rsidR="00000000" w:rsidRPr="00000000">
          <w:rPr>
            <w:rtl w:val="0"/>
          </w:rPr>
          <w:t xml:space="preserve">Sun J, Mausz MA, Chen Y, Giovannoni SJ. 2019. Microbial trimethylamine metabolism in marine environments. Environ Microbiol 21:513–520. </w:t>
        </w:r>
      </w:hyperlink>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8">
        <w:r w:rsidDel="00000000" w:rsidR="00000000" w:rsidRPr="00000000">
          <w:rPr>
            <w:rtl w:val="0"/>
          </w:rPr>
          <w:t xml:space="preserve">50. </w:t>
        </w:r>
      </w:hyperlink>
      <w:r w:rsidDel="00000000" w:rsidR="00000000" w:rsidRPr="00000000">
        <w:rPr>
          <w:rtl w:val="0"/>
        </w:rPr>
        <w:tab/>
      </w:r>
      <w:hyperlink r:id="rId249">
        <w:r w:rsidDel="00000000" w:rsidR="00000000" w:rsidRPr="00000000">
          <w:rPr>
            <w:rtl w:val="0"/>
          </w:rPr>
          <w:t xml:space="preserve">Chen Y. 2012. Comparative genomics of methylated amine utilization by marine Roseobacter clade bacteria and development of functional gene markers (tmm, gmaS). Environ Microbiol 14:2308–2322. </w:t>
        </w:r>
      </w:hyperlink>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50">
        <w:r w:rsidDel="00000000" w:rsidR="00000000" w:rsidRPr="00000000">
          <w:rPr>
            <w:rtl w:val="0"/>
          </w:rPr>
          <w:t xml:space="preserve">51. </w:t>
        </w:r>
      </w:hyperlink>
      <w:r w:rsidDel="00000000" w:rsidR="00000000" w:rsidRPr="00000000">
        <w:rPr>
          <w:rtl w:val="0"/>
        </w:rPr>
        <w:tab/>
      </w:r>
      <w:hyperlink r:id="rId251">
        <w:r w:rsidDel="00000000" w:rsidR="00000000" w:rsidRPr="00000000">
          <w:rPr>
            <w:rtl w:val="0"/>
          </w:rPr>
          <w:t xml:space="preserve">Arkin AP, Cottingham RW, Henry CS, Harris NL, Stevens RL, Maslov S, Dehal P, Ware D, Perez F, Canon S, Sneddon MW, Henderson ML, Riehl WJ, Murphy-Olson D, Chan SY, Kamimura RT, Kumari S, Drake MM, Brettin TS, Glass EM, Chivian D, Gunter D, Weston DJ, Allen BH, Baumohl J, Best AA, Bowen B, Brenner SE, Bun CC, Chandonia J-M, Chia J-M, Colasanti R, Conrad N, Davis JJ, Davison BH, DeJongh M, Devoid S, Dietrich E, Dubchak I, Edirisinghe JN, Fang G, Faria JP, Frybarger PM, Gerlach W, Gerstein M, Greiner A, Gurtowski J, Haun HL, He F, Jain R, Joachimiak MP, Keegan KP, Kondo S, Kumar V, Land ML, Meyer F, Mills M, Novichkov PS, Oh T, Olsen GJ, Olson R, Parrello B, Pasternak S, Pearson E, Poon SS, Price GA, Ramakrishnan S, Ranjan P, Ronald PC, Schatz MC, Seaver SMD, Shukla M, Sutormin RA, Syed MH, Thomason J, Tintle NL, Wang D, Xia F, Yoo H, Yoo S, Yu D. 2018. KBase: The United States Department of Energy Systems Biology Knowledgebase. 7. Nat Biotechnol 36:566–569. </w:t>
        </w:r>
      </w:hyperlink>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52">
        <w:r w:rsidDel="00000000" w:rsidR="00000000" w:rsidRPr="00000000">
          <w:rPr>
            <w:rtl w:val="0"/>
          </w:rPr>
          <w:t xml:space="preserve">52. </w:t>
        </w:r>
      </w:hyperlink>
      <w:r w:rsidDel="00000000" w:rsidR="00000000" w:rsidRPr="00000000">
        <w:rPr>
          <w:rtl w:val="0"/>
        </w:rPr>
        <w:tab/>
      </w:r>
      <w:hyperlink r:id="rId253">
        <w:r w:rsidDel="00000000" w:rsidR="00000000" w:rsidRPr="00000000">
          <w:rPr>
            <w:rtl w:val="0"/>
          </w:rPr>
          <w:t xml:space="preserve">Allen BH, Gupta N, Edirisinghe JN, Faria JP, Henry CS. 2022. Application of the Metabolic Modeling Pipeline in KBase to Categorize Reactions, Predict Essential Genes, and Predict Pathways in an Isolate Genome, p. 291–320. </w:t>
        </w:r>
      </w:hyperlink>
      <w:hyperlink r:id="rId254">
        <w:r w:rsidDel="00000000" w:rsidR="00000000" w:rsidRPr="00000000">
          <w:rPr>
            <w:i w:val="1"/>
            <w:iCs w:val="1"/>
            <w:rtl w:val="0"/>
          </w:rPr>
          <w:t xml:space="preserve">In</w:t>
        </w:r>
      </w:hyperlink>
      <w:hyperlink r:id="rId255">
        <w:r w:rsidDel="00000000" w:rsidR="00000000" w:rsidRPr="00000000">
          <w:rPr>
            <w:rtl w:val="0"/>
          </w:rPr>
          <w:t xml:space="preserve"> Navid, A (ed.), Microbial Systems Biology: Methods and Protocols. Springer US, New York, NY. </w:t>
        </w:r>
      </w:hyperlink>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56">
        <w:r w:rsidDel="00000000" w:rsidR="00000000" w:rsidRPr="00000000">
          <w:rPr>
            <w:rtl w:val="0"/>
          </w:rPr>
          <w:t xml:space="preserve">53. </w:t>
        </w:r>
      </w:hyperlink>
      <w:r w:rsidDel="00000000" w:rsidR="00000000" w:rsidRPr="00000000">
        <w:rPr>
          <w:rtl w:val="0"/>
        </w:rPr>
        <w:tab/>
      </w:r>
      <w:hyperlink r:id="rId257">
        <w:r w:rsidDel="00000000" w:rsidR="00000000" w:rsidRPr="00000000">
          <w:rPr>
            <w:rtl w:val="0"/>
          </w:rPr>
          <w:t xml:space="preserve">Aziz RK, Bartels D, Best AA, DeJongh M, Disz T, Edwards RA, Formsma K, Gerdes S, Glass EM, Kubal M, Meyer F, Olsen GJ, Olson R, Osterman AL, Overbeek RA, McNeil LK, Paarmann D, Paczian T, Parrello B, Pusch GD, Reich C, Stevens R, Vassieva O, Vonstein V, Wilke A, Zagnitko O. 2008. The RAST Server: Rapid Annotations using Subsystems Technology. BMC Genomics 9:75. </w:t>
        </w:r>
      </w:hyperlink>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58">
        <w:r w:rsidDel="00000000" w:rsidR="00000000" w:rsidRPr="00000000">
          <w:rPr>
            <w:rtl w:val="0"/>
          </w:rPr>
          <w:t xml:space="preserve">54. </w:t>
        </w:r>
      </w:hyperlink>
      <w:r w:rsidDel="00000000" w:rsidR="00000000" w:rsidRPr="00000000">
        <w:rPr>
          <w:rtl w:val="0"/>
        </w:rPr>
        <w:tab/>
      </w:r>
      <w:hyperlink r:id="rId259">
        <w:r w:rsidDel="00000000" w:rsidR="00000000" w:rsidRPr="00000000">
          <w:rPr>
            <w:rtl w:val="0"/>
          </w:rPr>
          <w:t xml:space="preserve">Lai M-C, Hong T-Y, Gunsalus RP. 2000. Glycine Betaine Transport in the Obligate Halophilic Archaeon Methanohalophilus portucalensis. J Bacteriol 182:5020–5024. </w:t>
        </w:r>
      </w:hyperlink>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0">
        <w:r w:rsidDel="00000000" w:rsidR="00000000" w:rsidRPr="00000000">
          <w:rPr>
            <w:rtl w:val="0"/>
          </w:rPr>
          <w:t xml:space="preserve">55. </w:t>
        </w:r>
      </w:hyperlink>
      <w:r w:rsidDel="00000000" w:rsidR="00000000" w:rsidRPr="00000000">
        <w:rPr>
          <w:rtl w:val="0"/>
        </w:rPr>
        <w:tab/>
      </w:r>
      <w:hyperlink r:id="rId261">
        <w:r w:rsidDel="00000000" w:rsidR="00000000" w:rsidRPr="00000000">
          <w:rPr>
            <w:rtl w:val="0"/>
          </w:rPr>
          <w:t xml:space="preserve">Oren A, Gurevich P. 1994. Production of d-lactate, acetate, and pyruvate from glycerol in communities of halophilic archaea in the Dead Sea and in saltern crystallizer ponds. FEMS Microbiol Ecol 14:147–155. </w:t>
        </w:r>
      </w:hyperlink>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2">
        <w:r w:rsidDel="00000000" w:rsidR="00000000" w:rsidRPr="00000000">
          <w:rPr>
            <w:rtl w:val="0"/>
          </w:rPr>
          <w:t xml:space="preserve">56. </w:t>
        </w:r>
      </w:hyperlink>
      <w:r w:rsidDel="00000000" w:rsidR="00000000" w:rsidRPr="00000000">
        <w:rPr>
          <w:rtl w:val="0"/>
        </w:rPr>
        <w:tab/>
      </w:r>
      <w:hyperlink r:id="rId263">
        <w:r w:rsidDel="00000000" w:rsidR="00000000" w:rsidRPr="00000000">
          <w:rPr>
            <w:rtl w:val="0"/>
          </w:rPr>
          <w:t xml:space="preserve">Oren A. 2015. Pyruvate: A key Nutrient in Hypersaline Environments? Microorganisms 3:407–416. </w:t>
        </w:r>
      </w:hyperlink>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4">
        <w:r w:rsidDel="00000000" w:rsidR="00000000" w:rsidRPr="00000000">
          <w:rPr>
            <w:rtl w:val="0"/>
          </w:rPr>
          <w:t xml:space="preserve">57. </w:t>
        </w:r>
      </w:hyperlink>
      <w:r w:rsidDel="00000000" w:rsidR="00000000" w:rsidRPr="00000000">
        <w:rPr>
          <w:rtl w:val="0"/>
        </w:rPr>
        <w:tab/>
      </w:r>
      <w:hyperlink r:id="rId265">
        <w:r w:rsidDel="00000000" w:rsidR="00000000" w:rsidRPr="00000000">
          <w:rPr>
            <w:rtl w:val="0"/>
          </w:rPr>
          <w:t xml:space="preserve">Covey KR, de Mesquita CPB, Oberle B, Maynard DS, Bettigole C, Crowther TW, Duguid MC, Steven B, Zanne AE, Lapin M, Ashton MS, Oliver CD, Lee X, Bradford MA. 2016. Greenhouse trace gases in deadwood. Biogeochemistry 130:215–226. </w:t>
        </w:r>
      </w:hyperlink>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6">
        <w:r w:rsidDel="00000000" w:rsidR="00000000" w:rsidRPr="00000000">
          <w:rPr>
            <w:rtl w:val="0"/>
          </w:rPr>
          <w:t xml:space="preserve">58. </w:t>
        </w:r>
      </w:hyperlink>
      <w:r w:rsidDel="00000000" w:rsidR="00000000" w:rsidRPr="00000000">
        <w:rPr>
          <w:rtl w:val="0"/>
        </w:rPr>
        <w:tab/>
      </w:r>
      <w:hyperlink r:id="rId267">
        <w:r w:rsidDel="00000000" w:rsidR="00000000" w:rsidRPr="00000000">
          <w:rPr>
            <w:rtl w:val="0"/>
          </w:rPr>
          <w:t xml:space="preserve">Bueno de Mesquita CP, Zhou J, Theroux SM, Tringe SG. 2021. Methanogenesis and salt tolerance genes of a novel halophilic Methanosarcinaceae metagenome-assembled genome from a former solar saltern. Genes 12:1609. </w:t>
        </w:r>
      </w:hyperlink>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8">
        <w:r w:rsidDel="00000000" w:rsidR="00000000" w:rsidRPr="00000000">
          <w:rPr>
            <w:rtl w:val="0"/>
          </w:rPr>
          <w:t xml:space="preserve">59. </w:t>
        </w:r>
      </w:hyperlink>
      <w:r w:rsidDel="00000000" w:rsidR="00000000" w:rsidRPr="00000000">
        <w:rPr>
          <w:rtl w:val="0"/>
        </w:rPr>
        <w:tab/>
      </w:r>
      <w:hyperlink r:id="rId269">
        <w:r w:rsidDel="00000000" w:rsidR="00000000" w:rsidRPr="00000000">
          <w:rPr>
            <w:rtl w:val="0"/>
          </w:rPr>
          <w:t xml:space="preserve">Chen S-C, Huang H-H, Lai M-C, Weng C-Y, Chiu H-H, Tang S-L, Rogozin DY, Degermendzhy AG. 2018. </w:t>
        </w:r>
      </w:hyperlink>
      <w:hyperlink r:id="rId270">
        <w:r w:rsidDel="00000000" w:rsidR="00000000" w:rsidRPr="00000000">
          <w:rPr>
            <w:i w:val="1"/>
            <w:iCs w:val="1"/>
            <w:rtl w:val="0"/>
          </w:rPr>
          <w:t xml:space="preserve">Methanolobus psychrotolerans</w:t>
        </w:r>
      </w:hyperlink>
      <w:hyperlink r:id="rId271">
        <w:r w:rsidDel="00000000" w:rsidR="00000000" w:rsidRPr="00000000">
          <w:rPr>
            <w:rtl w:val="0"/>
          </w:rPr>
          <w:t xml:space="preserve"> sp. nov., a psychrotolerant methanoarchaeon isolated from a saline meromictic lake in Siberia. Int J Syst Evol Microbiol 68:1378–1383. </w:t>
        </w:r>
      </w:hyperlink>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72">
        <w:r w:rsidDel="00000000" w:rsidR="00000000" w:rsidRPr="00000000">
          <w:rPr>
            <w:rtl w:val="0"/>
          </w:rPr>
          <w:t xml:space="preserve">60. </w:t>
        </w:r>
      </w:hyperlink>
      <w:r w:rsidDel="00000000" w:rsidR="00000000" w:rsidRPr="00000000">
        <w:rPr>
          <w:rtl w:val="0"/>
        </w:rPr>
        <w:tab/>
      </w:r>
      <w:hyperlink r:id="rId273">
        <w:r w:rsidDel="00000000" w:rsidR="00000000" w:rsidRPr="00000000">
          <w:rPr>
            <w:rtl w:val="0"/>
          </w:rPr>
          <w:t xml:space="preserve">Shen Y, Chen S-C, Lai M-C, Huang H-H, Chiu H-H, Tang S-L, Rogozin DY, Degermendzhy AG. 2020. </w:t>
        </w:r>
      </w:hyperlink>
      <w:hyperlink r:id="rId274">
        <w:r w:rsidDel="00000000" w:rsidR="00000000" w:rsidRPr="00000000">
          <w:rPr>
            <w:i w:val="1"/>
            <w:iCs w:val="1"/>
            <w:rtl w:val="0"/>
          </w:rPr>
          <w:t xml:space="preserve">Methanolobus halotolerans</w:t>
        </w:r>
      </w:hyperlink>
      <w:hyperlink r:id="rId275">
        <w:r w:rsidDel="00000000" w:rsidR="00000000" w:rsidRPr="00000000">
          <w:rPr>
            <w:rtl w:val="0"/>
          </w:rPr>
          <w:t xml:space="preserve"> sp. nov., isolated from the saline Lake Tus in Siberia. Int J Syst Evol Microbiol 70:5586–5593. </w:t>
        </w:r>
      </w:hyperlink>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76">
        <w:r w:rsidDel="00000000" w:rsidR="00000000" w:rsidRPr="00000000">
          <w:rPr>
            <w:rtl w:val="0"/>
          </w:rPr>
          <w:t xml:space="preserve">61. </w:t>
        </w:r>
      </w:hyperlink>
      <w:r w:rsidDel="00000000" w:rsidR="00000000" w:rsidRPr="00000000">
        <w:rPr>
          <w:rtl w:val="0"/>
        </w:rPr>
        <w:tab/>
      </w:r>
      <w:hyperlink r:id="rId277">
        <w:r w:rsidDel="00000000" w:rsidR="00000000" w:rsidRPr="00000000">
          <w:rPr>
            <w:rtl w:val="0"/>
          </w:rPr>
          <w:t xml:space="preserve">Wu S-Y, Lai M-C. 2011. Methanogenic Archaea Isolated from Taiwan’s Chelungpu Fault. Appl Environ Microbiol 77:830–838. </w:t>
        </w:r>
      </w:hyperlink>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78">
        <w:r w:rsidDel="00000000" w:rsidR="00000000" w:rsidRPr="00000000">
          <w:rPr>
            <w:rtl w:val="0"/>
          </w:rPr>
          <w:t xml:space="preserve">62. </w:t>
        </w:r>
      </w:hyperlink>
      <w:r w:rsidDel="00000000" w:rsidR="00000000" w:rsidRPr="00000000">
        <w:rPr>
          <w:rtl w:val="0"/>
        </w:rPr>
        <w:tab/>
      </w:r>
      <w:hyperlink r:id="rId279">
        <w:r w:rsidDel="00000000" w:rsidR="00000000" w:rsidRPr="00000000">
          <w:rPr>
            <w:rtl w:val="0"/>
          </w:rPr>
          <w:t xml:space="preserve">Angel R, Claus P, Conrad R. 2012. Methanogenic archaea are globally ubiquitous in aerated soils and become active under wet anoxic conditions. 4. ISME J 6:847–862. </w:t>
        </w:r>
      </w:hyperlink>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0">
        <w:r w:rsidDel="00000000" w:rsidR="00000000" w:rsidRPr="00000000">
          <w:rPr>
            <w:rtl w:val="0"/>
          </w:rPr>
          <w:t xml:space="preserve">63. </w:t>
        </w:r>
      </w:hyperlink>
      <w:r w:rsidDel="00000000" w:rsidR="00000000" w:rsidRPr="00000000">
        <w:rPr>
          <w:rtl w:val="0"/>
        </w:rPr>
        <w:tab/>
      </w:r>
      <w:hyperlink r:id="rId281">
        <w:r w:rsidDel="00000000" w:rsidR="00000000" w:rsidRPr="00000000">
          <w:rPr>
            <w:rtl w:val="0"/>
          </w:rPr>
          <w:t xml:space="preserve">Kearse M, Moir R, Wilson A, Stones-Havas S, Cheung M, Sturrock S, Buxton S, Cooper A, Markowitz S, Duran C, Thierer T, Ashton B, Meintjes P, Drummond A. 2012. Geneious Basic: An integrated and extendable desktop software platform for the organization and analysis of sequence data. Bioinformatics 28:1647–1649. </w:t>
        </w:r>
      </w:hyperlink>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2">
        <w:r w:rsidDel="00000000" w:rsidR="00000000" w:rsidRPr="00000000">
          <w:rPr>
            <w:rtl w:val="0"/>
          </w:rPr>
          <w:t xml:space="preserve">64. </w:t>
        </w:r>
      </w:hyperlink>
      <w:r w:rsidDel="00000000" w:rsidR="00000000" w:rsidRPr="00000000">
        <w:rPr>
          <w:rtl w:val="0"/>
        </w:rPr>
        <w:tab/>
      </w:r>
      <w:hyperlink r:id="rId283">
        <w:r w:rsidDel="00000000" w:rsidR="00000000" w:rsidRPr="00000000">
          <w:rPr>
            <w:color w:val="1155cc"/>
            <w:u w:val="single"/>
            <w:rtl w:val="0"/>
          </w:rPr>
          <w:t xml:space="preserve">Babraham Bioinformatics - FastQC A Quality Control tool for High Throughput Sequence Data. https://www.bioinformatics.babraham.ac.uk/projects/fastqc/. Retrieved 6 July 2023.</w:t>
        </w:r>
      </w:hyperlink>
      <w:hyperlink r:id="rId28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5">
        <w:r w:rsidDel="00000000" w:rsidR="00000000" w:rsidRPr="00000000">
          <w:rPr>
            <w:rtl w:val="0"/>
          </w:rPr>
          <w:t xml:space="preserve">65. </w:t>
        </w:r>
      </w:hyperlink>
      <w:r w:rsidDel="00000000" w:rsidR="00000000" w:rsidRPr="00000000">
        <w:rPr>
          <w:rtl w:val="0"/>
        </w:rPr>
        <w:tab/>
      </w:r>
      <w:hyperlink r:id="rId286">
        <w:r w:rsidDel="00000000" w:rsidR="00000000" w:rsidRPr="00000000">
          <w:rPr>
            <w:rtl w:val="0"/>
          </w:rPr>
          <w:t xml:space="preserve">Schmieder R, Edwards R. 2011. Quality control and preprocessing of metagenomic datasets. Bioinformatics 27:863–864. </w:t>
        </w:r>
      </w:hyperlink>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7">
        <w:r w:rsidDel="00000000" w:rsidR="00000000" w:rsidRPr="00000000">
          <w:rPr>
            <w:rtl w:val="0"/>
          </w:rPr>
          <w:t xml:space="preserve">66. </w:t>
        </w:r>
      </w:hyperlink>
      <w:r w:rsidDel="00000000" w:rsidR="00000000" w:rsidRPr="00000000">
        <w:rPr>
          <w:rtl w:val="0"/>
        </w:rPr>
        <w:tab/>
      </w:r>
      <w:hyperlink r:id="rId288">
        <w:r w:rsidDel="00000000" w:rsidR="00000000" w:rsidRPr="00000000">
          <w:rPr>
            <w:rtl w:val="0"/>
          </w:rPr>
          <w:t xml:space="preserve">Bankevich A, Nurk S, Antipov D, Gurevich AA, Dvorkin M, Kulikov AS, Lesin VM, Nikolenko SI, Pham S, Prjibelski AD, Pyshkin AV, Sirotkin AV, Vyahhi N, Tesler G, Alekseyev MA, Pevzner PA. 2012. SPAdes: a new genome assembly algorithm and its applications to single-cell sequencing. J Comput Biol 19:455–477. </w:t>
        </w:r>
      </w:hyperlink>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9">
        <w:r w:rsidDel="00000000" w:rsidR="00000000" w:rsidRPr="00000000">
          <w:rPr>
            <w:rtl w:val="0"/>
          </w:rPr>
          <w:t xml:space="preserve">67. </w:t>
        </w:r>
      </w:hyperlink>
      <w:r w:rsidDel="00000000" w:rsidR="00000000" w:rsidRPr="00000000">
        <w:rPr>
          <w:rtl w:val="0"/>
        </w:rPr>
        <w:tab/>
      </w:r>
      <w:hyperlink r:id="rId290">
        <w:r w:rsidDel="00000000" w:rsidR="00000000" w:rsidRPr="00000000">
          <w:rPr>
            <w:rtl w:val="0"/>
          </w:rPr>
          <w:t xml:space="preserve">Parks DH, Imelfort M, Skennerton CT, Hugenholtz P, Tyson GW. 2015. CheckM: assessing the quality of microbial genomes recovered from isolates, single cells, and metagenomes. Genome Res 25:1043–1055. </w:t>
        </w:r>
      </w:hyperlink>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1">
        <w:r w:rsidDel="00000000" w:rsidR="00000000" w:rsidRPr="00000000">
          <w:rPr>
            <w:rtl w:val="0"/>
          </w:rPr>
          <w:t xml:space="preserve">68. </w:t>
        </w:r>
      </w:hyperlink>
      <w:r w:rsidDel="00000000" w:rsidR="00000000" w:rsidRPr="00000000">
        <w:rPr>
          <w:rtl w:val="0"/>
        </w:rPr>
        <w:tab/>
      </w:r>
      <w:hyperlink r:id="rId292">
        <w:r w:rsidDel="00000000" w:rsidR="00000000" w:rsidRPr="00000000">
          <w:rPr>
            <w:rtl w:val="0"/>
          </w:rPr>
          <w:t xml:space="preserve">Chaumeil P-A, Mussig AJ, Hugenholtz P, Parks DH. 2020. GTDB-Tk: a toolkit to classify genomes with the Genome Taxonomy Database. Bioinformatics 36:1925–1927. </w:t>
        </w:r>
      </w:hyperlink>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3">
        <w:r w:rsidDel="00000000" w:rsidR="00000000" w:rsidRPr="00000000">
          <w:rPr>
            <w:rtl w:val="0"/>
          </w:rPr>
          <w:t xml:space="preserve">69. </w:t>
        </w:r>
      </w:hyperlink>
      <w:r w:rsidDel="00000000" w:rsidR="00000000" w:rsidRPr="00000000">
        <w:rPr>
          <w:rtl w:val="0"/>
        </w:rPr>
        <w:tab/>
      </w:r>
      <w:hyperlink r:id="rId294">
        <w:r w:rsidDel="00000000" w:rsidR="00000000" w:rsidRPr="00000000">
          <w:rPr>
            <w:rtl w:val="0"/>
          </w:rPr>
          <w:t xml:space="preserve">Kanehisa M, Sato Y, Morishima K. 2016. BlastKOALA and GhostKOALA: KEGG Tools for Functional Characterization of Genome and Metagenome Sequences. J Mol Biol 428:726–731. </w:t>
        </w:r>
      </w:hyperlink>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5">
        <w:r w:rsidDel="00000000" w:rsidR="00000000" w:rsidRPr="00000000">
          <w:rPr>
            <w:rtl w:val="0"/>
          </w:rPr>
          <w:t xml:space="preserve">70. </w:t>
        </w:r>
      </w:hyperlink>
      <w:r w:rsidDel="00000000" w:rsidR="00000000" w:rsidRPr="00000000">
        <w:rPr>
          <w:rtl w:val="0"/>
        </w:rPr>
        <w:tab/>
      </w:r>
      <w:hyperlink r:id="rId296">
        <w:r w:rsidDel="00000000" w:rsidR="00000000" w:rsidRPr="00000000">
          <w:rPr>
            <w:rtl w:val="0"/>
          </w:rPr>
          <w:t xml:space="preserve">R Core Team. 2023. R: A Language and Environment for Statistical Computing. https://www.R-project.org/. </w:t>
        </w:r>
      </w:hyperlink>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7">
        <w:r w:rsidDel="00000000" w:rsidR="00000000" w:rsidRPr="00000000">
          <w:rPr>
            <w:rtl w:val="0"/>
          </w:rPr>
          <w:t xml:space="preserve">71. </w:t>
        </w:r>
      </w:hyperlink>
      <w:r w:rsidDel="00000000" w:rsidR="00000000" w:rsidRPr="00000000">
        <w:rPr>
          <w:rtl w:val="0"/>
        </w:rPr>
        <w:tab/>
      </w:r>
      <w:hyperlink r:id="rId298">
        <w:r w:rsidDel="00000000" w:rsidR="00000000" w:rsidRPr="00000000">
          <w:rPr>
            <w:rtl w:val="0"/>
          </w:rPr>
          <w:t xml:space="preserve">Pang Z, Chong J, Zhou G, de Lima Morais DA, Chang L, Barrette M, Gauthier C, Jacques P-É, Li S, Xia J. 2021. MetaboAnalyst 5.0: narrowing the gap between raw spectra and functional insights. Nucleic Acids Res 49:W388–W396. </w:t>
        </w:r>
      </w:hyperlink>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9">
        <w:r w:rsidDel="00000000" w:rsidR="00000000" w:rsidRPr="00000000">
          <w:rPr>
            <w:rtl w:val="0"/>
          </w:rPr>
          <w:t xml:space="preserve">72. </w:t>
        </w:r>
      </w:hyperlink>
      <w:r w:rsidDel="00000000" w:rsidR="00000000" w:rsidRPr="00000000">
        <w:rPr>
          <w:rtl w:val="0"/>
        </w:rPr>
        <w:tab/>
      </w:r>
      <w:hyperlink r:id="rId300">
        <w:r w:rsidDel="00000000" w:rsidR="00000000" w:rsidRPr="00000000">
          <w:rPr>
            <w:rtl w:val="0"/>
          </w:rPr>
          <w:t xml:space="preserve">Kolde R. pheatmap: Pretty Heatmaps. R package version 1.0.12. https://CRAN.R-project.org/package=pheatmap. 2019. (R package version 1.0.12). R. </w:t>
        </w:r>
      </w:hyperlink>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1">
        <w:r w:rsidDel="00000000" w:rsidR="00000000" w:rsidRPr="00000000">
          <w:rPr>
            <w:rtl w:val="0"/>
          </w:rPr>
          <w:t xml:space="preserve">73. </w:t>
        </w:r>
      </w:hyperlink>
      <w:r w:rsidDel="00000000" w:rsidR="00000000" w:rsidRPr="00000000">
        <w:rPr>
          <w:rtl w:val="0"/>
        </w:rPr>
        <w:tab/>
      </w:r>
      <w:hyperlink r:id="rId302">
        <w:r w:rsidDel="00000000" w:rsidR="00000000" w:rsidRPr="00000000">
          <w:rPr>
            <w:rtl w:val="0"/>
          </w:rPr>
          <w:t xml:space="preserve">Bates D, Mächler M, Bolker BM, Walker SC. 2015. Fitting linear mixed-effects models using lme4. J Stat Softw 67:1–48. </w:t>
        </w:r>
      </w:hyperlink>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3">
        <w:r w:rsidDel="00000000" w:rsidR="00000000" w:rsidRPr="00000000">
          <w:rPr>
            <w:rtl w:val="0"/>
          </w:rPr>
          <w:t xml:space="preserve">74. </w:t>
        </w:r>
      </w:hyperlink>
      <w:r w:rsidDel="00000000" w:rsidR="00000000" w:rsidRPr="00000000">
        <w:rPr>
          <w:rtl w:val="0"/>
        </w:rPr>
        <w:tab/>
      </w:r>
      <w:hyperlink r:id="rId304">
        <w:r w:rsidDel="00000000" w:rsidR="00000000" w:rsidRPr="00000000">
          <w:rPr>
            <w:rtl w:val="0"/>
          </w:rPr>
          <w:t xml:space="preserve">Fox J, Weisberg S. 2018. An R Companion to Applied Regression, 3rd ed. SAGE Publications, Thousand Oaks, CA. </w:t>
        </w:r>
      </w:hyperlink>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5">
        <w:r w:rsidDel="00000000" w:rsidR="00000000" w:rsidRPr="00000000">
          <w:rPr>
            <w:rtl w:val="0"/>
          </w:rPr>
          <w:t xml:space="preserve">75. </w:t>
        </w:r>
      </w:hyperlink>
      <w:r w:rsidDel="00000000" w:rsidR="00000000" w:rsidRPr="00000000">
        <w:rPr>
          <w:rtl w:val="0"/>
        </w:rPr>
        <w:tab/>
      </w:r>
      <w:hyperlink r:id="rId306">
        <w:r w:rsidDel="00000000" w:rsidR="00000000" w:rsidRPr="00000000">
          <w:rPr>
            <w:rtl w:val="0"/>
          </w:rPr>
          <w:t xml:space="preserve">Lenth RV. 2021. emmeans: Estimated Marginal Means, aka Least-Squares Means (R package version 1.7.0). R. </w:t>
        </w:r>
      </w:hyperlink>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7">
        <w:r w:rsidDel="00000000" w:rsidR="00000000" w:rsidRPr="00000000">
          <w:rPr>
            <w:rtl w:val="0"/>
          </w:rPr>
          <w:t xml:space="preserve">76. </w:t>
        </w:r>
      </w:hyperlink>
      <w:r w:rsidDel="00000000" w:rsidR="00000000" w:rsidRPr="00000000">
        <w:rPr>
          <w:rtl w:val="0"/>
        </w:rPr>
        <w:tab/>
      </w:r>
      <w:hyperlink r:id="rId308">
        <w:r w:rsidDel="00000000" w:rsidR="00000000" w:rsidRPr="00000000">
          <w:rPr>
            <w:rtl w:val="0"/>
          </w:rPr>
          <w:t xml:space="preserve">Hartman WH, Bueno de Mesquita CP, Theroux SM, Morgan-Lang C, Baldocchi DD, Tringe SG. 2024. Multiple microbial guilds mediate soil methane cycling along a wetland salinity gradient. mSystems e00936-23. </w:t>
        </w:r>
      </w:hyperlink>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9">
        <w:r w:rsidDel="00000000" w:rsidR="00000000" w:rsidRPr="00000000">
          <w:rPr>
            <w:rtl w:val="0"/>
          </w:rPr>
          <w:t xml:space="preserve">77. </w:t>
        </w:r>
      </w:hyperlink>
      <w:r w:rsidDel="00000000" w:rsidR="00000000" w:rsidRPr="00000000">
        <w:rPr>
          <w:rtl w:val="0"/>
        </w:rPr>
        <w:tab/>
      </w:r>
      <w:hyperlink r:id="rId310">
        <w:r w:rsidDel="00000000" w:rsidR="00000000" w:rsidRPr="00000000">
          <w:rPr>
            <w:rtl w:val="0"/>
          </w:rPr>
          <w:t xml:space="preserve">Sosa OA, Repeta DJ, DeLong EF, Ashkezari MD, Karl DM. 2019. Phosphate-limited ocean regions select for bacterial populations enriched in the carbon–phosphorus lyase pathway for phosphonate degradation. Environ Microbiol 21:2402–2414. </w:t>
        </w:r>
      </w:hyperlink>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1">
        <w:r w:rsidDel="00000000" w:rsidR="00000000" w:rsidRPr="00000000">
          <w:rPr>
            <w:rtl w:val="0"/>
          </w:rPr>
          <w:t xml:space="preserve">78. </w:t>
        </w:r>
      </w:hyperlink>
      <w:r w:rsidDel="00000000" w:rsidR="00000000" w:rsidRPr="00000000">
        <w:rPr>
          <w:rtl w:val="0"/>
        </w:rPr>
        <w:tab/>
      </w:r>
      <w:hyperlink r:id="rId312">
        <w:r w:rsidDel="00000000" w:rsidR="00000000" w:rsidRPr="00000000">
          <w:rPr>
            <w:rtl w:val="0"/>
          </w:rPr>
          <w:t xml:space="preserve">Li G-W, Zhang X-Y, Wang C-S, Zhang Y-J, Xu X-W, Liu C, Li H, Liu A, Xu Z, Song X-Y, Chen X-L, Zhou B-C, Zhang Y-Z. 2013. Albimonas pacifica sp. nov., isolated from seawater of the Pacific, and emended description of the genus Albimonas. Int J Syst Evol Microbiol 63:3597–3601. </w:t>
        </w:r>
      </w:hyperlink>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3">
        <w:r w:rsidDel="00000000" w:rsidR="00000000" w:rsidRPr="00000000">
          <w:rPr>
            <w:rtl w:val="0"/>
          </w:rPr>
          <w:t xml:space="preserve">79. </w:t>
        </w:r>
      </w:hyperlink>
      <w:r w:rsidDel="00000000" w:rsidR="00000000" w:rsidRPr="00000000">
        <w:rPr>
          <w:rtl w:val="0"/>
        </w:rPr>
        <w:tab/>
      </w:r>
      <w:hyperlink r:id="rId314">
        <w:r w:rsidDel="00000000" w:rsidR="00000000" w:rsidRPr="00000000">
          <w:rPr>
            <w:rtl w:val="0"/>
          </w:rPr>
          <w:t xml:space="preserve">Chandra G, Chater KF, Bornemann S 2011. 2011. Unexpected and widespread connections between bacterial glycogen and trehalose metabolism. Microbiology 157:1565–1572. </w:t>
        </w:r>
      </w:hyperlink>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5">
        <w:r w:rsidDel="00000000" w:rsidR="00000000" w:rsidRPr="00000000">
          <w:rPr>
            <w:rtl w:val="0"/>
          </w:rPr>
          <w:t xml:space="preserve">80. </w:t>
        </w:r>
      </w:hyperlink>
      <w:r w:rsidDel="00000000" w:rsidR="00000000" w:rsidRPr="00000000">
        <w:rPr>
          <w:rtl w:val="0"/>
        </w:rPr>
        <w:tab/>
      </w:r>
      <w:hyperlink r:id="rId316">
        <w:r w:rsidDel="00000000" w:rsidR="00000000" w:rsidRPr="00000000">
          <w:rPr>
            <w:rtl w:val="0"/>
          </w:rPr>
          <w:t xml:space="preserve">Sosa OA, Repeta DJ, Ferrón S, Bryant JA, Mende DR, Karl DM, DeLong EF. 2017. Isolation and Characterization of Bacteria That Degrade Phosphonates in Marine Dissolved Organic Matter. Front Microbiol 8. </w:t>
        </w:r>
      </w:hyperlink>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7">
        <w:r w:rsidDel="00000000" w:rsidR="00000000" w:rsidRPr="00000000">
          <w:rPr>
            <w:rtl w:val="0"/>
          </w:rPr>
          <w:t xml:space="preserve">81. </w:t>
        </w:r>
      </w:hyperlink>
      <w:r w:rsidDel="00000000" w:rsidR="00000000" w:rsidRPr="00000000">
        <w:rPr>
          <w:rtl w:val="0"/>
        </w:rPr>
        <w:tab/>
      </w:r>
      <w:hyperlink r:id="rId318">
        <w:r w:rsidDel="00000000" w:rsidR="00000000" w:rsidRPr="00000000">
          <w:rPr>
            <w:rtl w:val="0"/>
          </w:rPr>
          <w:t xml:space="preserve">Zhuang G-C, Elling FJ, Nigro LM, Samarkin V, Joye SB, Teske A, Hinrichs K-U. 2016. Multiple evidence for methylotrophic methanogenesis as the dominant methanogenic pathway in hypersaline sediments from the Orca Basin, Gulf of Mexico. Geochim Cosmochim Acta 187:1–20. </w:t>
        </w:r>
      </w:hyperlink>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9">
        <w:r w:rsidDel="00000000" w:rsidR="00000000" w:rsidRPr="00000000">
          <w:rPr>
            <w:rtl w:val="0"/>
          </w:rPr>
          <w:t xml:space="preserve">82. </w:t>
        </w:r>
      </w:hyperlink>
      <w:r w:rsidDel="00000000" w:rsidR="00000000" w:rsidRPr="00000000">
        <w:rPr>
          <w:rtl w:val="0"/>
        </w:rPr>
        <w:tab/>
      </w:r>
      <w:hyperlink r:id="rId320">
        <w:r w:rsidDel="00000000" w:rsidR="00000000" w:rsidRPr="00000000">
          <w:rPr>
            <w:rtl w:val="0"/>
          </w:rPr>
          <w:t xml:space="preserve">Kiene RP, Oremland RS, Catena A, Miller LG, Capone DG. 1986. Metabolism of Reduced Methylated Sulfur Compounds in Anaerobic Sediments and by a Pure Culture of an Estuarine Methanogen. Appl Environ Microbiol 52:1037–1045. </w:t>
        </w:r>
      </w:hyperlink>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1">
        <w:r w:rsidDel="00000000" w:rsidR="00000000" w:rsidRPr="00000000">
          <w:rPr>
            <w:rtl w:val="0"/>
          </w:rPr>
          <w:t xml:space="preserve">83. </w:t>
        </w:r>
      </w:hyperlink>
      <w:r w:rsidDel="00000000" w:rsidR="00000000" w:rsidRPr="00000000">
        <w:rPr>
          <w:rtl w:val="0"/>
        </w:rPr>
        <w:tab/>
      </w:r>
      <w:hyperlink r:id="rId322">
        <w:r w:rsidDel="00000000" w:rsidR="00000000" w:rsidRPr="00000000">
          <w:rPr>
            <w:rtl w:val="0"/>
          </w:rPr>
          <w:t xml:space="preserve">Lomans BP, Op den Camp HJ, Pol A, van der Drift C, Vogels GD. 1999. Role of methanogens and other bacteria in degradation of dimethyl sulfide and methanethiol in anoxic freshwater sediments. Appl Environ Microbiol 65:2116–2121. </w:t>
        </w:r>
      </w:hyperlink>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3">
        <w:r w:rsidDel="00000000" w:rsidR="00000000" w:rsidRPr="00000000">
          <w:rPr>
            <w:rtl w:val="0"/>
          </w:rPr>
          <w:t xml:space="preserve">84. </w:t>
        </w:r>
      </w:hyperlink>
      <w:r w:rsidDel="00000000" w:rsidR="00000000" w:rsidRPr="00000000">
        <w:rPr>
          <w:rtl w:val="0"/>
        </w:rPr>
        <w:tab/>
      </w:r>
      <w:hyperlink r:id="rId324">
        <w:r w:rsidDel="00000000" w:rsidR="00000000" w:rsidRPr="00000000">
          <w:rPr>
            <w:rtl w:val="0"/>
          </w:rPr>
          <w:t xml:space="preserve">Oremland RS, Marsh L, DesMarais DJ. 1982. Methanogenesis in Big Soda Lake, Nevada: an Alkaline, Moderately Hypersaline Desert Lake. Appl Environ Microbiol 43:462–468. </w:t>
        </w:r>
      </w:hyperlink>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5">
        <w:r w:rsidDel="00000000" w:rsidR="00000000" w:rsidRPr="00000000">
          <w:rPr>
            <w:rtl w:val="0"/>
          </w:rPr>
          <w:t xml:space="preserve">85. </w:t>
        </w:r>
      </w:hyperlink>
      <w:r w:rsidDel="00000000" w:rsidR="00000000" w:rsidRPr="00000000">
        <w:rPr>
          <w:rtl w:val="0"/>
        </w:rPr>
        <w:tab/>
      </w:r>
      <w:hyperlink r:id="rId326">
        <w:r w:rsidDel="00000000" w:rsidR="00000000" w:rsidRPr="00000000">
          <w:rPr>
            <w:rtl w:val="0"/>
          </w:rPr>
          <w:t xml:space="preserve">Oremland RS, Kiene RP, Mathrani I, Whiticar MJ, Boone DR. 1989. Description of an Estuarine Methylotrophic Methanogen Which Grows on Dimethyl Sulfide. Appl Environ Microbiol 55:994–1002. </w:t>
        </w:r>
      </w:hyperlink>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7">
        <w:r w:rsidDel="00000000" w:rsidR="00000000" w:rsidRPr="00000000">
          <w:rPr>
            <w:rtl w:val="0"/>
          </w:rPr>
          <w:t xml:space="preserve">86. </w:t>
        </w:r>
      </w:hyperlink>
      <w:r w:rsidDel="00000000" w:rsidR="00000000" w:rsidRPr="00000000">
        <w:rPr>
          <w:rtl w:val="0"/>
        </w:rPr>
        <w:tab/>
      </w:r>
      <w:hyperlink r:id="rId328">
        <w:r w:rsidDel="00000000" w:rsidR="00000000" w:rsidRPr="00000000">
          <w:rPr>
            <w:rtl w:val="0"/>
          </w:rPr>
          <w:t xml:space="preserve">Guo H, Yu Z, Liu R, Zhang H, Zhong Q, Xiong Z. 2012. Methylotrophic methanogenesis governs the biogenic coal bed methane formation in Eastern Ordos Basin, China. Appl Microbiol Biotechnol 96:1587–1597. </w:t>
        </w:r>
      </w:hyperlink>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9">
        <w:r w:rsidDel="00000000" w:rsidR="00000000" w:rsidRPr="00000000">
          <w:rPr>
            <w:rtl w:val="0"/>
          </w:rPr>
          <w:t xml:space="preserve">87. </w:t>
        </w:r>
      </w:hyperlink>
      <w:r w:rsidDel="00000000" w:rsidR="00000000" w:rsidRPr="00000000">
        <w:rPr>
          <w:rtl w:val="0"/>
        </w:rPr>
        <w:tab/>
      </w:r>
      <w:hyperlink r:id="rId330">
        <w:r w:rsidDel="00000000" w:rsidR="00000000" w:rsidRPr="00000000">
          <w:rPr>
            <w:rtl w:val="0"/>
          </w:rPr>
          <w:t xml:space="preserve">Kim SG, Bae HS, Lee ST. 2001. A novel denitrifying bacterial isolate that degrades trimethylamine both aerobically and anaerobically via two different pathways. Arch Microbiol 176:271–277. </w:t>
        </w:r>
      </w:hyperlink>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31">
        <w:r w:rsidDel="00000000" w:rsidR="00000000" w:rsidRPr="00000000">
          <w:rPr>
            <w:rtl w:val="0"/>
          </w:rPr>
          <w:t xml:space="preserve">88. </w:t>
        </w:r>
      </w:hyperlink>
      <w:r w:rsidDel="00000000" w:rsidR="00000000" w:rsidRPr="00000000">
        <w:rPr>
          <w:rtl w:val="0"/>
        </w:rPr>
        <w:tab/>
      </w:r>
      <w:hyperlink r:id="rId332">
        <w:r w:rsidDel="00000000" w:rsidR="00000000" w:rsidRPr="00000000">
          <w:rPr>
            <w:rtl w:val="0"/>
          </w:rPr>
          <w:t xml:space="preserve">Kim S-G, Bae H-S, Oh H-M, Lee S-T. 2003. Isolation and characterization of novel halotolerant and/or halophilic denitrifying bacteria with versatile metabolic pathways for the degradation of trimethylamine. FEMS Microbiol Lett 225:263–269. </w:t>
        </w:r>
      </w:hyperlink>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33">
        <w:r w:rsidDel="00000000" w:rsidR="00000000" w:rsidRPr="00000000">
          <w:rPr>
            <w:rtl w:val="0"/>
          </w:rPr>
          <w:t xml:space="preserve">89. </w:t>
        </w:r>
      </w:hyperlink>
      <w:r w:rsidDel="00000000" w:rsidR="00000000" w:rsidRPr="00000000">
        <w:rPr>
          <w:rtl w:val="0"/>
        </w:rPr>
        <w:tab/>
      </w:r>
      <w:hyperlink r:id="rId334">
        <w:r w:rsidDel="00000000" w:rsidR="00000000" w:rsidRPr="00000000">
          <w:rPr>
            <w:rtl w:val="0"/>
          </w:rPr>
          <w:t xml:space="preserve">Mustakhimov I, Kalyuzhnaya MG, Lidstrom ME, Chistoserdova L. 2013. Insights into denitrification in </w:t>
        </w:r>
      </w:hyperlink>
      <w:hyperlink r:id="rId335">
        <w:r w:rsidDel="00000000" w:rsidR="00000000" w:rsidRPr="00000000">
          <w:rPr>
            <w:i w:val="1"/>
            <w:iCs w:val="1"/>
            <w:rtl w:val="0"/>
          </w:rPr>
          <w:t xml:space="preserve">Methylotenera mobilis</w:t>
        </w:r>
      </w:hyperlink>
      <w:hyperlink r:id="rId336">
        <w:r w:rsidDel="00000000" w:rsidR="00000000" w:rsidRPr="00000000">
          <w:rPr>
            <w:rtl w:val="0"/>
          </w:rPr>
          <w:t xml:space="preserve"> from denitrification pathway and methanol metabolism mutants. J Bacteriol 195:2207–2211. </w:t>
        </w:r>
      </w:hyperlink>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37">
        <w:r w:rsidDel="00000000" w:rsidR="00000000" w:rsidRPr="00000000">
          <w:rPr>
            <w:rtl w:val="0"/>
          </w:rPr>
          <w:t xml:space="preserve">90. </w:t>
        </w:r>
      </w:hyperlink>
      <w:r w:rsidDel="00000000" w:rsidR="00000000" w:rsidRPr="00000000">
        <w:rPr>
          <w:rtl w:val="0"/>
        </w:rPr>
        <w:tab/>
      </w:r>
      <w:hyperlink r:id="rId338">
        <w:r w:rsidDel="00000000" w:rsidR="00000000" w:rsidRPr="00000000">
          <w:rPr>
            <w:rtl w:val="0"/>
          </w:rPr>
          <w:t xml:space="preserve">Kurth JM, Op den Camp HJM, Welte CU. 2020. Several ways one goal—methanogenesis from unconventional substrates. Appl Microbiol Biotechnol 104:6839–6854. </w:t>
        </w:r>
      </w:hyperlink>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39">
        <w:r w:rsidDel="00000000" w:rsidR="00000000" w:rsidRPr="00000000">
          <w:rPr>
            <w:rtl w:val="0"/>
          </w:rPr>
          <w:t xml:space="preserve">91. </w:t>
        </w:r>
      </w:hyperlink>
      <w:r w:rsidDel="00000000" w:rsidR="00000000" w:rsidRPr="00000000">
        <w:rPr>
          <w:rtl w:val="0"/>
        </w:rPr>
        <w:tab/>
      </w:r>
      <w:hyperlink r:id="rId340">
        <w:r w:rsidDel="00000000" w:rsidR="00000000" w:rsidRPr="00000000">
          <w:rPr>
            <w:rtl w:val="0"/>
          </w:rPr>
          <w:t xml:space="preserve">Londry KL, Dawson KG, Grover HD, Summons RE, Bradley AS. 2008. Stable carbon isotope fractionation between substrates and products of Methanosarcina barkeri. Org Geochem 39:608–621. </w:t>
        </w:r>
      </w:hyperlink>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41">
        <w:r w:rsidDel="00000000" w:rsidR="00000000" w:rsidRPr="00000000">
          <w:rPr>
            <w:rtl w:val="0"/>
          </w:rPr>
          <w:t xml:space="preserve">92. </w:t>
        </w:r>
      </w:hyperlink>
      <w:r w:rsidDel="00000000" w:rsidR="00000000" w:rsidRPr="00000000">
        <w:rPr>
          <w:rtl w:val="0"/>
        </w:rPr>
        <w:tab/>
      </w:r>
      <w:hyperlink r:id="rId342">
        <w:r w:rsidDel="00000000" w:rsidR="00000000" w:rsidRPr="00000000">
          <w:rPr>
            <w:rtl w:val="0"/>
          </w:rPr>
          <w:t xml:space="preserve">Torres-Alvarado R, Ramírez-Vives F, Fernández FJ, Barriga-Sosa I. 2005. Methanogenesis and methane oxidation in wetlands: Implications in the global carbon cycle. Hidrobiológica 15:327–349. </w:t>
        </w:r>
      </w:hyperlink>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43">
        <w:r w:rsidDel="00000000" w:rsidR="00000000" w:rsidRPr="00000000">
          <w:rPr>
            <w:rtl w:val="0"/>
          </w:rPr>
          <w:t xml:space="preserve">93. </w:t>
        </w:r>
      </w:hyperlink>
      <w:r w:rsidDel="00000000" w:rsidR="00000000" w:rsidRPr="00000000">
        <w:rPr>
          <w:rtl w:val="0"/>
        </w:rPr>
        <w:tab/>
      </w:r>
      <w:hyperlink r:id="rId344">
        <w:r w:rsidDel="00000000" w:rsidR="00000000" w:rsidRPr="00000000">
          <w:rPr>
            <w:rtl w:val="0"/>
          </w:rPr>
          <w:t xml:space="preserve">Zhang R, Wang S, Wang C, Wang G-Y, Du Z-J 2019. 2019. Marinilabilia rubra sp. nov., isolated from a marine solar saltern. Int J Syst Evol Microbiol 69:914–919. </w:t>
        </w:r>
      </w:hyperlink>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45">
        <w:r w:rsidDel="00000000" w:rsidR="00000000" w:rsidRPr="00000000">
          <w:rPr>
            <w:rtl w:val="0"/>
          </w:rPr>
          <w:t xml:space="preserve">94. </w:t>
        </w:r>
      </w:hyperlink>
      <w:r w:rsidDel="00000000" w:rsidR="00000000" w:rsidRPr="00000000">
        <w:rPr>
          <w:rtl w:val="0"/>
        </w:rPr>
        <w:tab/>
      </w:r>
      <w:hyperlink r:id="rId346">
        <w:r w:rsidDel="00000000" w:rsidR="00000000" w:rsidRPr="00000000">
          <w:rPr>
            <w:rtl w:val="0"/>
          </w:rPr>
          <w:t xml:space="preserve">Shalley S, Pradip Kumar S, Srinivas TNR, Suresh K, Anil Kumar P. 2013. Marinilabilia nitratireducens sp. nov., a lipolytic bacterium of the family Marinilabiliaceae isolated from marine solar saltern. Antonie Van Leeuwenhoek 103:519–525. </w:t>
        </w:r>
      </w:hyperlink>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47">
        <w:r w:rsidDel="00000000" w:rsidR="00000000" w:rsidRPr="00000000">
          <w:rPr>
            <w:rtl w:val="0"/>
          </w:rPr>
          <w:t xml:space="preserve">95. </w:t>
        </w:r>
      </w:hyperlink>
      <w:r w:rsidDel="00000000" w:rsidR="00000000" w:rsidRPr="00000000">
        <w:rPr>
          <w:rtl w:val="0"/>
        </w:rPr>
        <w:tab/>
      </w:r>
      <w:hyperlink r:id="rId348">
        <w:r w:rsidDel="00000000" w:rsidR="00000000" w:rsidRPr="00000000">
          <w:rPr>
            <w:rtl w:val="0"/>
          </w:rPr>
          <w:t xml:space="preserve">Taborda M, Antunes A, Tiago I, Veríssimo A, Nobre MF, da Costa MS. 2009. Description of </w:t>
        </w:r>
      </w:hyperlink>
      <w:hyperlink r:id="rId349">
        <w:r w:rsidDel="00000000" w:rsidR="00000000" w:rsidRPr="00000000">
          <w:rPr>
            <w:i w:val="1"/>
            <w:iCs w:val="1"/>
            <w:rtl w:val="0"/>
          </w:rPr>
          <w:t xml:space="preserve">Idiomarina insulisalsae</w:t>
        </w:r>
      </w:hyperlink>
      <w:hyperlink r:id="rId350">
        <w:r w:rsidDel="00000000" w:rsidR="00000000" w:rsidRPr="00000000">
          <w:rPr>
            <w:rtl w:val="0"/>
          </w:rPr>
          <w:t xml:space="preserve"> sp. nov., isolated from the soil of a sea salt evaporation pond, proposal to transfer the species of the genus </w:t>
        </w:r>
      </w:hyperlink>
      <w:hyperlink r:id="rId351">
        <w:r w:rsidDel="00000000" w:rsidR="00000000" w:rsidRPr="00000000">
          <w:rPr>
            <w:i w:val="1"/>
            <w:iCs w:val="1"/>
            <w:rtl w:val="0"/>
          </w:rPr>
          <w:t xml:space="preserve">Pseudidiomarina</w:t>
        </w:r>
      </w:hyperlink>
      <w:hyperlink r:id="rId352">
        <w:r w:rsidDel="00000000" w:rsidR="00000000" w:rsidRPr="00000000">
          <w:rPr>
            <w:rtl w:val="0"/>
          </w:rPr>
          <w:t xml:space="preserve"> to the genus </w:t>
        </w:r>
      </w:hyperlink>
      <w:hyperlink r:id="rId353">
        <w:r w:rsidDel="00000000" w:rsidR="00000000" w:rsidRPr="00000000">
          <w:rPr>
            <w:i w:val="1"/>
            <w:iCs w:val="1"/>
            <w:rtl w:val="0"/>
          </w:rPr>
          <w:t xml:space="preserve">Idiomarina</w:t>
        </w:r>
      </w:hyperlink>
      <w:hyperlink r:id="rId354">
        <w:r w:rsidDel="00000000" w:rsidR="00000000" w:rsidRPr="00000000">
          <w:rPr>
            <w:rtl w:val="0"/>
          </w:rPr>
          <w:t xml:space="preserve"> and emended description of the genus Idiomarina. Syst Appl Microbiol 32:371–378. </w:t>
        </w:r>
      </w:hyperlink>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55">
        <w:r w:rsidDel="00000000" w:rsidR="00000000" w:rsidRPr="00000000">
          <w:rPr>
            <w:rtl w:val="0"/>
          </w:rPr>
          <w:t xml:space="preserve">96. </w:t>
        </w:r>
      </w:hyperlink>
      <w:r w:rsidDel="00000000" w:rsidR="00000000" w:rsidRPr="00000000">
        <w:rPr>
          <w:rtl w:val="0"/>
        </w:rPr>
        <w:tab/>
      </w:r>
      <w:hyperlink r:id="rId356">
        <w:r w:rsidDel="00000000" w:rsidR="00000000" w:rsidRPr="00000000">
          <w:rPr>
            <w:rtl w:val="0"/>
          </w:rPr>
          <w:t xml:space="preserve">Bowman JP. 2016. </w:t>
        </w:r>
      </w:hyperlink>
      <w:hyperlink r:id="rId357">
        <w:r w:rsidDel="00000000" w:rsidR="00000000" w:rsidRPr="00000000">
          <w:rPr>
            <w:i w:val="1"/>
            <w:iCs w:val="1"/>
            <w:rtl w:val="0"/>
          </w:rPr>
          <w:t xml:space="preserve">Salegentibacter</w:t>
        </w:r>
      </w:hyperlink>
      <w:hyperlink r:id="rId358">
        <w:r w:rsidDel="00000000" w:rsidR="00000000" w:rsidRPr="00000000">
          <w:rPr>
            <w:rtl w:val="0"/>
          </w:rPr>
          <w:t xml:space="preserve">, p. 1–11. </w:t>
        </w:r>
      </w:hyperlink>
      <w:hyperlink r:id="rId359">
        <w:r w:rsidDel="00000000" w:rsidR="00000000" w:rsidRPr="00000000">
          <w:rPr>
            <w:i w:val="1"/>
            <w:iCs w:val="1"/>
            <w:rtl w:val="0"/>
          </w:rPr>
          <w:t xml:space="preserve">In</w:t>
        </w:r>
      </w:hyperlink>
      <w:hyperlink r:id="rId360">
        <w:r w:rsidDel="00000000" w:rsidR="00000000" w:rsidRPr="00000000">
          <w:rPr>
            <w:rtl w:val="0"/>
          </w:rPr>
          <w:t xml:space="preserve"> Bergey’s Manual of Systematics of Archaea and Bacteria. John Wiley &amp; Sons, Ltd. </w:t>
        </w:r>
      </w:hyperlink>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61">
        <w:r w:rsidDel="00000000" w:rsidR="00000000" w:rsidRPr="00000000">
          <w:rPr>
            <w:rtl w:val="0"/>
          </w:rPr>
          <w:t xml:space="preserve">97. </w:t>
        </w:r>
      </w:hyperlink>
      <w:r w:rsidDel="00000000" w:rsidR="00000000" w:rsidRPr="00000000">
        <w:rPr>
          <w:rtl w:val="0"/>
        </w:rPr>
        <w:tab/>
      </w:r>
      <w:hyperlink r:id="rId362">
        <w:r w:rsidDel="00000000" w:rsidR="00000000" w:rsidRPr="00000000">
          <w:rPr>
            <w:rtl w:val="0"/>
          </w:rPr>
          <w:t xml:space="preserve">Martínez-Cánovas MJ, Béjar V, Martínez-Checa F, Páez R, Quesada E 2004. 2004. </w:t>
        </w:r>
      </w:hyperlink>
      <w:hyperlink r:id="rId363">
        <w:r w:rsidDel="00000000" w:rsidR="00000000" w:rsidRPr="00000000">
          <w:rPr>
            <w:i w:val="1"/>
            <w:iCs w:val="1"/>
            <w:rtl w:val="0"/>
          </w:rPr>
          <w:t xml:space="preserve">Idiomarina fontislapidosi</w:t>
        </w:r>
      </w:hyperlink>
      <w:hyperlink r:id="rId364">
        <w:r w:rsidDel="00000000" w:rsidR="00000000" w:rsidRPr="00000000">
          <w:rPr>
            <w:rtl w:val="0"/>
          </w:rPr>
          <w:t xml:space="preserve"> sp. nov. and </w:t>
        </w:r>
      </w:hyperlink>
      <w:hyperlink r:id="rId365">
        <w:r w:rsidDel="00000000" w:rsidR="00000000" w:rsidRPr="00000000">
          <w:rPr>
            <w:i w:val="1"/>
            <w:iCs w:val="1"/>
            <w:rtl w:val="0"/>
          </w:rPr>
          <w:t xml:space="preserve">Idiomarina ramblicola</w:t>
        </w:r>
      </w:hyperlink>
      <w:hyperlink r:id="rId366">
        <w:r w:rsidDel="00000000" w:rsidR="00000000" w:rsidRPr="00000000">
          <w:rPr>
            <w:rtl w:val="0"/>
          </w:rPr>
          <w:t xml:space="preserve"> sp. nov., isolated from inland hypersaline habitats in Spain. Int J Syst Evol Microbiol 54:1793–1797. </w:t>
        </w:r>
      </w:hyperlink>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67">
        <w:r w:rsidDel="00000000" w:rsidR="00000000" w:rsidRPr="00000000">
          <w:rPr>
            <w:rtl w:val="0"/>
          </w:rPr>
          <w:t xml:space="preserve">98. </w:t>
        </w:r>
      </w:hyperlink>
      <w:r w:rsidDel="00000000" w:rsidR="00000000" w:rsidRPr="00000000">
        <w:rPr>
          <w:rtl w:val="0"/>
        </w:rPr>
        <w:tab/>
      </w:r>
      <w:hyperlink r:id="rId368">
        <w:r w:rsidDel="00000000" w:rsidR="00000000" w:rsidRPr="00000000">
          <w:rPr>
            <w:rtl w:val="0"/>
          </w:rPr>
          <w:t xml:space="preserve">Thauer RK, Jungermann K, Henninger H, Wenning J, Decker K. 1968. The Energy Metabolism of </w:t>
        </w:r>
      </w:hyperlink>
      <w:hyperlink r:id="rId369">
        <w:r w:rsidDel="00000000" w:rsidR="00000000" w:rsidRPr="00000000">
          <w:rPr>
            <w:i w:val="1"/>
            <w:iCs w:val="1"/>
            <w:rtl w:val="0"/>
          </w:rPr>
          <w:t xml:space="preserve">Clostridium kluyveri</w:t>
        </w:r>
      </w:hyperlink>
      <w:hyperlink r:id="rId370">
        <w:r w:rsidDel="00000000" w:rsidR="00000000" w:rsidRPr="00000000">
          <w:rPr>
            <w:rtl w:val="0"/>
          </w:rPr>
          <w:t xml:space="preserve">. Eur J Biochem 4:173–180. </w:t>
        </w:r>
      </w:hyperlink>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71">
        <w:r w:rsidDel="00000000" w:rsidR="00000000" w:rsidRPr="00000000">
          <w:rPr>
            <w:rtl w:val="0"/>
          </w:rPr>
          <w:t xml:space="preserve">99. </w:t>
        </w:r>
      </w:hyperlink>
      <w:r w:rsidDel="00000000" w:rsidR="00000000" w:rsidRPr="00000000">
        <w:rPr>
          <w:rtl w:val="0"/>
        </w:rPr>
        <w:tab/>
      </w:r>
      <w:hyperlink r:id="rId372">
        <w:r w:rsidDel="00000000" w:rsidR="00000000" w:rsidRPr="00000000">
          <w:rPr>
            <w:rtl w:val="0"/>
          </w:rPr>
          <w:t xml:space="preserve">Lebrun M, Mainil JG, Linden A. 2010. Cattle enterotoxaemia and </w:t>
        </w:r>
      </w:hyperlink>
      <w:hyperlink r:id="rId373">
        <w:r w:rsidDel="00000000" w:rsidR="00000000" w:rsidRPr="00000000">
          <w:rPr>
            <w:i w:val="1"/>
            <w:iCs w:val="1"/>
            <w:rtl w:val="0"/>
          </w:rPr>
          <w:t xml:space="preserve">Clostridium perfringens</w:t>
        </w:r>
      </w:hyperlink>
      <w:hyperlink r:id="rId374">
        <w:r w:rsidDel="00000000" w:rsidR="00000000" w:rsidRPr="00000000">
          <w:rPr>
            <w:rtl w:val="0"/>
          </w:rPr>
          <w:t xml:space="preserve"> : description, diagnosis and prophylaxis. Vet Rec 167:13–22. </w:t>
        </w:r>
      </w:hyperlink>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75">
        <w:r w:rsidDel="00000000" w:rsidR="00000000" w:rsidRPr="00000000">
          <w:rPr>
            <w:rtl w:val="0"/>
          </w:rPr>
          <w:t xml:space="preserve">100. </w:t>
        </w:r>
      </w:hyperlink>
      <w:r w:rsidDel="00000000" w:rsidR="00000000" w:rsidRPr="00000000">
        <w:rPr>
          <w:rtl w:val="0"/>
        </w:rPr>
        <w:tab/>
      </w:r>
      <w:hyperlink r:id="rId376">
        <w:r w:rsidDel="00000000" w:rsidR="00000000" w:rsidRPr="00000000">
          <w:rPr>
            <w:rtl w:val="0"/>
          </w:rPr>
          <w:t xml:space="preserve">Ventosa A, de la Haba RR, Arahal DR, Sánchez-Porro C. 2021. </w:t>
        </w:r>
      </w:hyperlink>
      <w:hyperlink r:id="rId377">
        <w:r w:rsidDel="00000000" w:rsidR="00000000" w:rsidRPr="00000000">
          <w:rPr>
            <w:i w:val="1"/>
            <w:iCs w:val="1"/>
            <w:rtl w:val="0"/>
          </w:rPr>
          <w:t xml:space="preserve">Halomonas</w:t>
        </w:r>
      </w:hyperlink>
      <w:hyperlink r:id="rId378">
        <w:r w:rsidDel="00000000" w:rsidR="00000000" w:rsidRPr="00000000">
          <w:rPr>
            <w:rtl w:val="0"/>
          </w:rPr>
          <w:t xml:space="preserve">, p. 1–111. </w:t>
        </w:r>
      </w:hyperlink>
      <w:hyperlink r:id="rId379">
        <w:r w:rsidDel="00000000" w:rsidR="00000000" w:rsidRPr="00000000">
          <w:rPr>
            <w:i w:val="1"/>
            <w:iCs w:val="1"/>
            <w:rtl w:val="0"/>
          </w:rPr>
          <w:t xml:space="preserve">In</w:t>
        </w:r>
      </w:hyperlink>
      <w:hyperlink r:id="rId380">
        <w:r w:rsidDel="00000000" w:rsidR="00000000" w:rsidRPr="00000000">
          <w:rPr>
            <w:rtl w:val="0"/>
          </w:rPr>
          <w:t xml:space="preserve"> Bergey’s Manual of Systematics of Archaea and Bacteria. John Wiley &amp; Sons, Ltd. </w:t>
        </w:r>
      </w:hyperlink>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81">
        <w:r w:rsidDel="00000000" w:rsidR="00000000" w:rsidRPr="00000000">
          <w:rPr>
            <w:rtl w:val="0"/>
          </w:rPr>
          <w:t xml:space="preserve">101. </w:t>
        </w:r>
      </w:hyperlink>
      <w:r w:rsidDel="00000000" w:rsidR="00000000" w:rsidRPr="00000000">
        <w:rPr>
          <w:rtl w:val="0"/>
        </w:rPr>
        <w:tab/>
      </w:r>
      <w:hyperlink r:id="rId382">
        <w:r w:rsidDel="00000000" w:rsidR="00000000" w:rsidRPr="00000000">
          <w:rPr>
            <w:rtl w:val="0"/>
          </w:rPr>
          <w:t xml:space="preserve">Tremblay J, Singh K, Fern A, Kirton ES, He S, Woyke T, Lee J, Chen F, Dangl JL, Tringe SG. 2015. Primer and platform effects on 16S rRNA tag sequencing. Front Microbiol 6. </w:t>
        </w:r>
      </w:hyperlink>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83">
        <w:r w:rsidDel="00000000" w:rsidR="00000000" w:rsidRPr="00000000">
          <w:rPr>
            <w:rtl w:val="0"/>
          </w:rPr>
          <w:t xml:space="preserve">102. </w:t>
        </w:r>
      </w:hyperlink>
      <w:r w:rsidDel="00000000" w:rsidR="00000000" w:rsidRPr="00000000">
        <w:rPr>
          <w:rtl w:val="0"/>
        </w:rPr>
        <w:tab/>
      </w:r>
      <w:hyperlink r:id="rId384">
        <w:r w:rsidDel="00000000" w:rsidR="00000000" w:rsidRPr="00000000">
          <w:rPr>
            <w:rtl w:val="0"/>
          </w:rPr>
          <w:t xml:space="preserve">DeSantis TZ, Hugenholtz P, Larsen N, Rojas M, Brodie EL, Keller K, Huber T, Dalevi D, Hu P, Andersen GL. 2006. Greengenes, a Chimera-Checked 16S rRNA Gene Database and Workbench Compatible with ARB. Appl Environ Microbiol 72:5069–5072. </w:t>
        </w:r>
      </w:hyperlink>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 Freiburger" w:id="35" w:date="2026-04-09T03:12:55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updating</w:t>
      </w:r>
    </w:p>
  </w:comment>
  <w:comment w:author="Andrew Freiburger" w:id="21" w:date="2026-04-21T02:56:48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name this method:  Community Assisted Modeling (I think?;  CAM)</w:t>
      </w:r>
    </w:p>
  </w:comment>
  <w:comment w:author="A. Freiburger" w:id="29" w:date="2025-09-19T17:18:00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include the correlational methods here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Clifton B de Mesquita reacted with 👍 at 2025-09-19 18:07 PM</w:t>
      </w:r>
    </w:p>
  </w:comment>
  <w:comment w:author="Andrew Freiburger" w:id="20" w:date="2026-04-21T02:56:01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specific Narrative here</w:t>
      </w:r>
    </w:p>
  </w:comment>
  <w:comment w:author="Andrew Freiburger" w:id="27" w:date="2026-04-21T03:05:59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possibly not DNA normalized</w:t>
      </w:r>
    </w:p>
  </w:comment>
  <w:comment w:author="Andrew Freiburger" w:id="22" w:date="2026-04-21T03:01:57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somewhat extra detail that may be better placed in an SI section</w:t>
      </w:r>
    </w:p>
  </w:comment>
  <w:comment w:author="A. Freiburger" w:id="55" w:date="2026-05-06T19:54:02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the data processing methods employed here</w:t>
      </w:r>
    </w:p>
  </w:comment>
  <w:comment w:author="A. Freiburger" w:id="56" w:date="2026-05-06T21:41:51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also re-adding the metabolic pathways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methylphosphonate utilization pathway, which is a source (in some cases even the preferred source) of phosphate for several organisms in these communities and generates methane as a byproduct. b) The betaine utilization pathway derives acetylphosphate and then ATP from betaine, which can produce trimethylamine and methane as a byproduct.</w:t>
      </w:r>
    </w:p>
  </w:comment>
  <w:comment w:author="A. Freiburger" w:id="46" w:date="2025-09-18T23:01:12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what evidence exists for these hypotheses</w:t>
      </w:r>
    </w:p>
  </w:comment>
  <w:comment w:author="A. Freiburger" w:id="45" w:date="2025-09-19T18:00:51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make a compressive, definitely, statement regarding the methane source in these ecological systems</w:t>
      </w:r>
    </w:p>
  </w:comment>
  <w:comment w:author="A. Freiburger" w:id="2" w:date="2026-04-09T00:39:34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trivial or is trehalose a part of the discussion later?</w:t>
      </w:r>
    </w:p>
  </w:comment>
  <w:comment w:author="Clifton B de Mesquita" w:id="3" w:date="2026-04-13T16:47:49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comes up later in the metabolite results, it was one of the more abundant ones, and differed among sites.</w:t>
      </w:r>
    </w:p>
  </w:comment>
  <w:comment w:author="A. Freiburger" w:id="65" w:date="2026-04-11T04:28:15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actually the most reasonable media?</w:t>
      </w:r>
    </w:p>
  </w:comment>
  <w:comment w:author="A. Freiburger" w:id="17" w:date="2026-04-21T15:24:50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the triplicate sediment core sampling at each of these sites, in addition to deep measurements below</w:t>
      </w:r>
    </w:p>
  </w:comment>
  <w:comment w:author="A. Freiburger" w:id="41" w:date="2025-09-18T22:41:32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isolate?  I'm curious if the model for this organism consumed a meaningful amount of MePn</w:t>
      </w:r>
    </w:p>
  </w:comment>
  <w:comment w:author="Clifton B de Mesquita" w:id="42" w:date="2025-09-19T18:06:00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Halomonas sp. D</w:t>
      </w:r>
    </w:p>
  </w:comment>
  <w:comment w:author="Clifton B de Mesquita" w:id="43" w:date="2025-09-19T20:04:34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all have a model for this organism? I can't remember. I tried to enlist Jose's help modeling it several years ago.</w:t>
      </w:r>
    </w:p>
  </w:comment>
  <w:comment w:author="Andrew Freiburger" w:id="52" w:date="2026-04-22T19:22:14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perform a correlation with the MePn and betaine consuming relative abundances as well</w:t>
      </w:r>
    </w:p>
  </w:comment>
  <w:comment w:author="A. Freiburger" w:id="33" w:date="2025-08-08T15:36:01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section for the substrate addition experiments, where the models generated more than enough methane from MePn to explain the behavior.   Also, only a few members were able to grow/generate methane, which is consistent with Figure 8 where some members grow substantially less on MePn than on inorganic phosphate sources</w:t>
      </w:r>
    </w:p>
  </w:comment>
  <w:comment w:author="A. Freiburger" w:id="34" w:date="2025-08-10T18:15:00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substrate addition comes from R2, and the average R2 methane emission from these samples is 1.3 umol/hr</w:t>
      </w:r>
    </w:p>
  </w:comment>
  <w:comment w:author="Andrew Freiburger" w:id="58" w:date="2026-04-22T19:21:16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commentary here based on the results above</w:t>
      </w:r>
    </w:p>
  </w:comment>
  <w:comment w:author="Andrew Freiburger" w:id="63" w:date="2026-04-22T19:12:45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were these organisms originally identified?</w:t>
      </w:r>
    </w:p>
  </w:comment>
  <w:comment w:author="A. Freiburger" w:id="37" w:date="2025-09-19T17:37:48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the total abundances of these in organisms in each of the samples for the discussion</w:t>
      </w:r>
    </w:p>
  </w:comment>
  <w:comment w:author="Clifton B de Mesquita" w:id="38" w:date="2025-09-19T23:43:43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the MAG abundances or do you mean the genus abundances from the IMG taxonomic profile?</w:t>
      </w:r>
    </w:p>
  </w:comment>
  <w:comment w:author="A. Freiburger" w:id="50" w:date="2025-09-19T21:36:28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create a heatmap like this one except that it correlates the total abundance of members at the family-level and the methane emissions in each sample.  I think the family of the members whose models generated methane from methylphosphonate will correlate strongly, which would support the main argument</w:t>
      </w:r>
    </w:p>
  </w:comment>
  <w:comment w:author="Clifton B de Mesquita" w:id="51" w:date="2025-09-19T23:54:21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A. Freiburger" w:id="44" w:date="2025-09-21T20:45:03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this logic</w:t>
      </w:r>
    </w:p>
  </w:comment>
  <w:comment w:author="A. Freiburger" w:id="4" w:date="2026-04-09T18:11:18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mean a line on log-scale axes?</w:t>
      </w:r>
    </w:p>
  </w:comment>
  <w:comment w:author="Clifton B de Mesquita" w:id="5" w:date="2026-04-13T17:06:04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y axis (CH4), normal x-axis (salinity).</w:t>
      </w:r>
    </w:p>
  </w:comment>
  <w:comment w:author="A. Freiburger" w:id="18" w:date="2025-07-14T01:20:39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the TMA hypothesis as well</w:t>
      </w:r>
    </w:p>
  </w:comment>
  <w:comment w:author="A. Freiburger" w:id="19" w:date="2025-08-10T18:13:45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metabolically understandable that TMA addition would lead to more methane emission, but that doesn't mean that this is the methane source for this system environmental.   This should be elaborated</w:t>
      </w:r>
    </w:p>
  </w:comment>
  <w:comment w:author="Andrew Freiburger" w:id="64" w:date="2026-04-22T19:14:55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fragment that could be integrated previously in the paper</w:t>
      </w:r>
    </w:p>
  </w:comment>
  <w:comment w:author="Andrew Freiburger" w:id="62" w:date="2026-04-22T19:14:17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x-axis label should no-longer be normalized by DNA, since it is DNA weighted and has the same original abundance units</w:t>
      </w:r>
    </w:p>
  </w:comment>
  <w:comment w:author="Andrew Freiburger" w:id="30" w:date="2026-04-22T19:05:35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the methods employed here</w:t>
      </w:r>
    </w:p>
  </w:comment>
  <w:comment w:author="Andrew Freiburger" w:id="36" w:date="2026-04-22T19:08:06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need to be updated with the results from the new DNA density weighted abundances</w:t>
      </w:r>
    </w:p>
  </w:comment>
  <w:comment w:author="A. Freiburger" w:id="53" w:date="2026-05-06T22:06:27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role of DNA normalization needs to be clarified and the axis units updated accordingly</w:t>
      </w:r>
    </w:p>
  </w:comment>
  <w:comment w:author="A. Freiburger" w:id="54" w:date="2026-05-06T22:07:48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make the lowest left axis label horizontal like everything else on the axis</w:t>
      </w:r>
    </w:p>
  </w:comment>
  <w:comment w:author="Susannah Tringe" w:id="47" w:date="2026-05-01T23:46:22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can I find this table?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are there narratives and/or data in KBase that we should cite?</w:t>
      </w:r>
    </w:p>
  </w:comment>
  <w:comment w:author="Susannah Tringe" w:id="7" w:date="2026-05-07T20:43:09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"methanogen" technically just means "methane producer", it is apparently understood in the field that this term should only be used for archaeal methanogens and not, for example, methylphosphonate degraders.</w:t>
      </w:r>
    </w:p>
  </w:comment>
  <w:comment w:author="Susannah Tringe" w:id="6" w:date="2026-05-07T20:39:08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confirm that this reference supports my statement about sulfate.</w:t>
      </w:r>
    </w:p>
  </w:comment>
  <w:comment w:author="Susannah Tringe" w:id="8" w:date="2026-05-07T20:52:13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Methylphosphonates are also organic molecules, not minerals.</w:t>
      </w:r>
    </w:p>
  </w:comment>
  <w:comment w:author="A. Freiburger" w:id="60" w:date="2026-05-06T22:21:10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1-2 biological insights about the particular subcommunities and what they imply about the functioning of the community</w:t>
      </w:r>
    </w:p>
  </w:comment>
  <w:comment w:author="A. Freiburger" w:id="59" w:date="2026-05-06T22:25:23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generated as a space-filler.  subject to change</w:t>
      </w:r>
    </w:p>
  </w:comment>
  <w:comment w:author="Clifton B de Mesquita" w:id="61" w:date="2026-04-13T19:00:35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@afreiburger@anl.gov Remove title and change "DNA density" to "DNA concentration"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afreiburger_</w:t>
      </w:r>
    </w:p>
  </w:comment>
  <w:comment w:author="A. Freiburger" w:id="14" w:date="2025-09-19T19:16:39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really needs a graphical figure that abstractly depicts the system, the sampling methods, and how these fed into the substrate experiments and metabolic models.   Figure 1 of this paper is something like what I envision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https://link.springer.com/article/10.1007/s10533-022-00943-7</w:t>
      </w:r>
    </w:p>
  </w:comment>
  <w:comment w:author="Clifton B de Mesquita" w:id="15" w:date="2025-09-19T23:42:14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okay, will think about it.</w:t>
      </w:r>
    </w:p>
  </w:comment>
  <w:comment w:author="A. Freiburger" w:id="16" w:date="2026-04-09T01:01:25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that I independently thought about this again per my earlier comment.   I think we should brainstorm when we meet about what to do here</w:t>
      </w:r>
    </w:p>
  </w:comment>
  <w:comment w:author="Andrew freiburger" w:id="31" w:date="2025-09-18T15:52:05Z">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consistent with the original community modeling</w:t>
      </w:r>
    </w:p>
  </w:comment>
  <w:comment w:author="Clifton B de Mesquita" w:id="32" w:date="2025-09-19T18:11:51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from your work or the results in Zhou et al. 2021?</w:t>
      </w:r>
    </w:p>
  </w:comment>
  <w:comment w:author="A. Freiburger" w:id="23" w:date="2026-04-12T16:08:24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experimental correlational figure, perhaps include as another row of panels in the metabolic modeling figure</w:t>
      </w:r>
    </w:p>
  </w:comment>
  <w:comment w:author="A. Freiburger" w:id="24" w:date="2026-04-12T22:43:33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the cumulative correlations with all of the MePn and Betaine, which were both around ~95%</w:t>
      </w:r>
    </w:p>
  </w:comment>
  <w:comment w:author="A. Freiburger" w:id="25" w:date="2026-04-12T22:49:23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include which type of correlation was done</w:t>
      </w:r>
    </w:p>
  </w:comment>
  <w:comment w:author="A. Freiburger" w:id="0" w:date="2026-04-08T23:10:21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our central figure?   I feel like we should create a cartoon that depicts this system and our findings.   Do we have any example papers from this journal?</w:t>
      </w:r>
    </w:p>
  </w:comment>
  <w:comment w:author="Clifton B de Mesquita" w:id="1" w:date="2026-04-13T19:15:40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one.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https://link.springer.com/article/10.1007/s10533-017-0338-5</w:t>
      </w:r>
    </w:p>
  </w:comment>
  <w:comment w:author="A. Freiburger" w:id="57" w:date="2025-08-08T16:34:01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that normalizing for the DNA means that biomass is held constant, so the universally high correlation must be because of greater per biomass metabolic activity</w:t>
      </w:r>
    </w:p>
  </w:comment>
  <w:comment w:author="A. Freiburger" w:id="28" w:date="2026-04-21T20:39:21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be a spearman?</w:t>
      </w:r>
    </w:p>
  </w:comment>
  <w:comment w:author="A. Freiburger" w:id="39" w:date="2026-04-13T01:44:22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these figures in Figure 7, or possibly as their own figure</w:t>
      </w:r>
    </w:p>
  </w:comment>
  <w:comment w:author="A. Freiburger" w:id="40" w:date="2026-04-13T16:19:49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relative abundance is better to be discussed, and not going into estimating absolute abundance</w:t>
      </w:r>
    </w:p>
  </w:comment>
  <w:comment w:author="Susannah Tringe" w:id="66" w:date="2026-05-07T21:12:36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initially released in 2021 but official publication date appears to be January 2022.</w:t>
      </w:r>
    </w:p>
  </w:comment>
  <w:comment w:author="Susannah Tringe" w:id="9" w:date="2026-05-07T20:59:14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abundant genes in this environment overall? Or most abundant genes related to methane metabolism? Or more abundant relative to other environments?</w:t>
      </w:r>
    </w:p>
  </w:comment>
  <w:comment w:author="A. Freiburger" w:id="10" w:date="2026-04-09T19:37:27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the evidence for betaine being the methanogenic substrate?  I remember there being some evidence for this</w:t>
      </w:r>
    </w:p>
  </w:comment>
  <w:comment w:author="Clifton B de Mesquita" w:id="11" w:date="2026-04-13T19:07:44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Betaine is one of the most abundant and prevalent metabolites across the whole dataset (and in other hypersaline environments).</w:t>
      </w:r>
    </w:p>
  </w:comment>
  <w:comment w:author="A. Freiburger" w:id="48" w:date="2025-07-14T03:34:38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have READMEs</w:t>
      </w:r>
    </w:p>
  </w:comment>
  <w:comment w:author="Clifton B de Mesquita" w:id="49" w:date="2025-09-18T20:48:12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and also prior to submission we can make a "release" and link it to Zenodo which will give it a doi. This is what I will do for the rest of the analysis too.</w:t>
      </w:r>
    </w:p>
  </w:comment>
  <w:comment w:author="A. Freiburger" w:id="12" w:date="2026-04-09T19:50:20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would restoration efforts change knowing that methylphosphonate is the culprit for methane release?</w:t>
      </w:r>
    </w:p>
  </w:comment>
  <w:comment w:author="Susannah Tringe" w:id="13" w:date="2026-05-07T21:09:12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 would state this so boldly, but the fact that archaeal methanogenes is anaerobic and methylphosphonate breakdown is aerobic means that changes that increase oxygen, like increased water flow, may not directly affect methylphosphonate breakdown.</w:t>
      </w:r>
    </w:p>
  </w:comment>
  <w:comment w:author="A. Freiburger" w:id="26" w:date="2026-04-21T20:48:55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 https://www.southbayrestoration.org/sites/default/files/documents/sbsp_brownbag_sept2024_slrmodelingaa.pdf</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2MX4jX" TargetMode="External"/><Relationship Id="rId190" Type="http://schemas.openxmlformats.org/officeDocument/2006/relationships/hyperlink" Target="https://www.zotero.org/google-docs/?ysBKvu" TargetMode="External"/><Relationship Id="rId42" Type="http://schemas.openxmlformats.org/officeDocument/2006/relationships/hyperlink" Target="https://www.zotero.org/google-docs/?tloZnD" TargetMode="External"/><Relationship Id="rId41" Type="http://schemas.openxmlformats.org/officeDocument/2006/relationships/hyperlink" Target="https://www.zotero.org/google-docs/?WUMkxf" TargetMode="External"/><Relationship Id="rId44" Type="http://schemas.openxmlformats.org/officeDocument/2006/relationships/hyperlink" Target="https://www.zotero.org/google-docs/?EjuiEs" TargetMode="External"/><Relationship Id="rId194" Type="http://schemas.openxmlformats.org/officeDocument/2006/relationships/hyperlink" Target="https://www.zotero.org/google-docs/?ysBKvu" TargetMode="External"/><Relationship Id="rId43" Type="http://schemas.openxmlformats.org/officeDocument/2006/relationships/hyperlink" Target="https://www.zotero.org/google-docs/?2F2yCR" TargetMode="External"/><Relationship Id="rId193" Type="http://schemas.openxmlformats.org/officeDocument/2006/relationships/hyperlink" Target="https://www.zotero.org/google-docs/?ysBKvu" TargetMode="External"/><Relationship Id="rId46" Type="http://schemas.openxmlformats.org/officeDocument/2006/relationships/hyperlink" Target="https://www.zotero.org/google-docs/?6Pc3Qw" TargetMode="External"/><Relationship Id="rId192" Type="http://schemas.openxmlformats.org/officeDocument/2006/relationships/hyperlink" Target="https://www.zotero.org/google-docs/?ysBKvu" TargetMode="External"/><Relationship Id="rId45" Type="http://schemas.openxmlformats.org/officeDocument/2006/relationships/hyperlink" Target="https://www.zotero.org/google-docs/?kWqId9" TargetMode="External"/><Relationship Id="rId191" Type="http://schemas.openxmlformats.org/officeDocument/2006/relationships/hyperlink" Target="https://www.zotero.org/google-docs/?ysBKvu" TargetMode="External"/><Relationship Id="rId48" Type="http://schemas.openxmlformats.org/officeDocument/2006/relationships/hyperlink" Target="https://www.zotero.org/google-docs/?ifgyQx" TargetMode="External"/><Relationship Id="rId187" Type="http://schemas.openxmlformats.org/officeDocument/2006/relationships/hyperlink" Target="https://www.zotero.org/google-docs/?ysBKvu" TargetMode="External"/><Relationship Id="rId47" Type="http://schemas.openxmlformats.org/officeDocument/2006/relationships/hyperlink" Target="https://www.zotero.org/google-docs/?cVBFcR" TargetMode="External"/><Relationship Id="rId186" Type="http://schemas.openxmlformats.org/officeDocument/2006/relationships/hyperlink" Target="https://www.zotero.org/google-docs/?ysBKvu" TargetMode="External"/><Relationship Id="rId185" Type="http://schemas.openxmlformats.org/officeDocument/2006/relationships/hyperlink" Target="https://www.zotero.org/google-docs/?ysBKvu" TargetMode="External"/><Relationship Id="rId49" Type="http://schemas.openxmlformats.org/officeDocument/2006/relationships/hyperlink" Target="https://www.zotero.org/google-docs/?L1JMHP" TargetMode="External"/><Relationship Id="rId184" Type="http://schemas.openxmlformats.org/officeDocument/2006/relationships/hyperlink" Target="https://www.zotero.org/google-docs/?ysBKvu" TargetMode="External"/><Relationship Id="rId189" Type="http://schemas.openxmlformats.org/officeDocument/2006/relationships/hyperlink" Target="https://www.zotero.org/google-docs/?ysBKvu" TargetMode="External"/><Relationship Id="rId188" Type="http://schemas.openxmlformats.org/officeDocument/2006/relationships/hyperlink" Target="https://www.zotero.org/google-docs/?ysBKvu" TargetMode="External"/><Relationship Id="rId31" Type="http://schemas.openxmlformats.org/officeDocument/2006/relationships/hyperlink" Target="https://www.zotero.org/google-docs/?ARTUOn" TargetMode="External"/><Relationship Id="rId30" Type="http://schemas.openxmlformats.org/officeDocument/2006/relationships/hyperlink" Target="https://www.zotero.org/google-docs/?8gpqxy" TargetMode="External"/><Relationship Id="rId33" Type="http://schemas.openxmlformats.org/officeDocument/2006/relationships/hyperlink" Target="https://www.zotero.org/google-docs/?axUCpt" TargetMode="External"/><Relationship Id="rId183" Type="http://schemas.openxmlformats.org/officeDocument/2006/relationships/hyperlink" Target="https://www.zotero.org/google-docs/?ysBKvu" TargetMode="External"/><Relationship Id="rId32" Type="http://schemas.openxmlformats.org/officeDocument/2006/relationships/hyperlink" Target="https://www.zotero.org/google-docs/?axUCpt" TargetMode="External"/><Relationship Id="rId182" Type="http://schemas.openxmlformats.org/officeDocument/2006/relationships/hyperlink" Target="https://www.zotero.org/google-docs/?ysBKvu" TargetMode="External"/><Relationship Id="rId35" Type="http://schemas.openxmlformats.org/officeDocument/2006/relationships/hyperlink" Target="https://www.zotero.org/google-docs/?QM9vrJ" TargetMode="External"/><Relationship Id="rId181" Type="http://schemas.openxmlformats.org/officeDocument/2006/relationships/hyperlink" Target="https://www.zotero.org/google-docs/?ysBKvu" TargetMode="External"/><Relationship Id="rId34" Type="http://schemas.openxmlformats.org/officeDocument/2006/relationships/hyperlink" Target="https://www.zotero.org/google-docs/?axUCpt" TargetMode="External"/><Relationship Id="rId180" Type="http://schemas.openxmlformats.org/officeDocument/2006/relationships/hyperlink" Target="https://www.zotero.org/google-docs/?ysBKvu" TargetMode="External"/><Relationship Id="rId37" Type="http://schemas.openxmlformats.org/officeDocument/2006/relationships/hyperlink" Target="https://www.zotero.org/google-docs/?VwJpjj" TargetMode="External"/><Relationship Id="rId176" Type="http://schemas.openxmlformats.org/officeDocument/2006/relationships/hyperlink" Target="https://www.zotero.org/google-docs/?ysBKvu" TargetMode="External"/><Relationship Id="rId297" Type="http://schemas.openxmlformats.org/officeDocument/2006/relationships/hyperlink" Target="https://www.zotero.org/google-docs/?ysBKvu" TargetMode="External"/><Relationship Id="rId36" Type="http://schemas.openxmlformats.org/officeDocument/2006/relationships/hyperlink" Target="https://www.zotero.org/google-docs/?TYOp94" TargetMode="External"/><Relationship Id="rId175" Type="http://schemas.openxmlformats.org/officeDocument/2006/relationships/hyperlink" Target="https://www.zotero.org/google-docs/?ysBKvu" TargetMode="External"/><Relationship Id="rId296" Type="http://schemas.openxmlformats.org/officeDocument/2006/relationships/hyperlink" Target="https://www.zotero.org/google-docs/?ysBKvu" TargetMode="External"/><Relationship Id="rId39" Type="http://schemas.openxmlformats.org/officeDocument/2006/relationships/hyperlink" Target="https://www.zotero.org/google-docs/?B70Xwd" TargetMode="External"/><Relationship Id="rId174" Type="http://schemas.openxmlformats.org/officeDocument/2006/relationships/hyperlink" Target="https://www.zotero.org/google-docs/?ysBKvu" TargetMode="External"/><Relationship Id="rId295" Type="http://schemas.openxmlformats.org/officeDocument/2006/relationships/hyperlink" Target="https://www.zotero.org/google-docs/?ysBKvu" TargetMode="External"/><Relationship Id="rId38" Type="http://schemas.openxmlformats.org/officeDocument/2006/relationships/hyperlink" Target="https://www.zotero.org/google-docs/?LA3I4p" TargetMode="External"/><Relationship Id="rId173" Type="http://schemas.openxmlformats.org/officeDocument/2006/relationships/hyperlink" Target="https://www.zotero.org/google-docs/?ysBKvu" TargetMode="External"/><Relationship Id="rId294" Type="http://schemas.openxmlformats.org/officeDocument/2006/relationships/hyperlink" Target="https://www.zotero.org/google-docs/?ysBKvu" TargetMode="External"/><Relationship Id="rId179" Type="http://schemas.openxmlformats.org/officeDocument/2006/relationships/hyperlink" Target="https://www.zotero.org/google-docs/?ysBKvu" TargetMode="External"/><Relationship Id="rId178" Type="http://schemas.openxmlformats.org/officeDocument/2006/relationships/hyperlink" Target="https://www.zotero.org/google-docs/?ysBKvu" TargetMode="External"/><Relationship Id="rId299" Type="http://schemas.openxmlformats.org/officeDocument/2006/relationships/hyperlink" Target="https://www.zotero.org/google-docs/?ysBKvu" TargetMode="External"/><Relationship Id="rId177" Type="http://schemas.openxmlformats.org/officeDocument/2006/relationships/hyperlink" Target="https://www.zotero.org/google-docs/?ysBKvu" TargetMode="External"/><Relationship Id="rId298" Type="http://schemas.openxmlformats.org/officeDocument/2006/relationships/hyperlink" Target="https://www.zotero.org/google-docs/?ysBKvu" TargetMode="External"/><Relationship Id="rId20" Type="http://schemas.openxmlformats.org/officeDocument/2006/relationships/hyperlink" Target="https://www.zotero.org/google-docs/?k4kEFY" TargetMode="External"/><Relationship Id="rId22" Type="http://schemas.openxmlformats.org/officeDocument/2006/relationships/hyperlink" Target="https://www.zotero.org/google-docs/?lcFj4L" TargetMode="External"/><Relationship Id="rId21" Type="http://schemas.openxmlformats.org/officeDocument/2006/relationships/hyperlink" Target="https://www.zotero.org/google-docs/?jyqJaV" TargetMode="External"/><Relationship Id="rId24" Type="http://schemas.openxmlformats.org/officeDocument/2006/relationships/hyperlink" Target="https://www.zotero.org/google-docs/?Voh6RO" TargetMode="External"/><Relationship Id="rId23" Type="http://schemas.openxmlformats.org/officeDocument/2006/relationships/hyperlink" Target="https://www.zotero.org/google-docs/?EmwJEl" TargetMode="External"/><Relationship Id="rId26" Type="http://schemas.openxmlformats.org/officeDocument/2006/relationships/hyperlink" Target="https://www.zotero.org/google-docs/?ozdzat" TargetMode="External"/><Relationship Id="rId25" Type="http://schemas.openxmlformats.org/officeDocument/2006/relationships/hyperlink" Target="https://www.zotero.org/google-docs/?hDbg3S" TargetMode="External"/><Relationship Id="rId28" Type="http://schemas.openxmlformats.org/officeDocument/2006/relationships/hyperlink" Target="https://www.zotero.org/google-docs/?JNbsKL" TargetMode="External"/><Relationship Id="rId27" Type="http://schemas.openxmlformats.org/officeDocument/2006/relationships/hyperlink" Target="https://www.zotero.org/google-docs/?Wm1oum" TargetMode="External"/><Relationship Id="rId29" Type="http://schemas.openxmlformats.org/officeDocument/2006/relationships/hyperlink" Target="https://www.zotero.org/google-docs/?x65h0X" TargetMode="External"/><Relationship Id="rId11" Type="http://schemas.openxmlformats.org/officeDocument/2006/relationships/hyperlink" Target="https://www.zotero.org/google-docs/?a4fYok" TargetMode="External"/><Relationship Id="rId10" Type="http://schemas.openxmlformats.org/officeDocument/2006/relationships/hyperlink" Target="https://www.zotero.org/google-docs/?RgL9se" TargetMode="External"/><Relationship Id="rId13" Type="http://schemas.openxmlformats.org/officeDocument/2006/relationships/hyperlink" Target="https://www.zotero.org/google-docs/?H2UhjV" TargetMode="External"/><Relationship Id="rId12" Type="http://schemas.openxmlformats.org/officeDocument/2006/relationships/hyperlink" Target="https://www.zotero.org/google-docs/?yr5b7w" TargetMode="External"/><Relationship Id="rId15" Type="http://schemas.openxmlformats.org/officeDocument/2006/relationships/hyperlink" Target="https://www.zotero.org/google-docs/?xNYUBs" TargetMode="External"/><Relationship Id="rId198" Type="http://schemas.openxmlformats.org/officeDocument/2006/relationships/hyperlink" Target="https://www.zotero.org/google-docs/?ysBKvu" TargetMode="External"/><Relationship Id="rId14" Type="http://schemas.openxmlformats.org/officeDocument/2006/relationships/hyperlink" Target="https://www.zotero.org/google-docs/?GeVd5L" TargetMode="External"/><Relationship Id="rId197" Type="http://schemas.openxmlformats.org/officeDocument/2006/relationships/hyperlink" Target="https://www.zotero.org/google-docs/?ysBKvu" TargetMode="External"/><Relationship Id="rId17" Type="http://schemas.openxmlformats.org/officeDocument/2006/relationships/hyperlink" Target="https://www.zotero.org/google-docs/?ijSxPy" TargetMode="External"/><Relationship Id="rId196" Type="http://schemas.openxmlformats.org/officeDocument/2006/relationships/hyperlink" Target="https://www.zotero.org/google-docs/?ysBKvu" TargetMode="External"/><Relationship Id="rId16" Type="http://schemas.openxmlformats.org/officeDocument/2006/relationships/hyperlink" Target="https://www.zotero.org/google-docs/?GwDRau" TargetMode="External"/><Relationship Id="rId195" Type="http://schemas.openxmlformats.org/officeDocument/2006/relationships/hyperlink" Target="https://www.zotero.org/google-docs/?ysBKvu" TargetMode="External"/><Relationship Id="rId19" Type="http://schemas.openxmlformats.org/officeDocument/2006/relationships/hyperlink" Target="https://www.zotero.org/google-docs/?yGsaX5" TargetMode="External"/><Relationship Id="rId18" Type="http://schemas.openxmlformats.org/officeDocument/2006/relationships/hyperlink" Target="https://www.zotero.org/google-docs/?UTZazU" TargetMode="External"/><Relationship Id="rId199" Type="http://schemas.openxmlformats.org/officeDocument/2006/relationships/hyperlink" Target="https://www.zotero.org/google-docs/?ysBKvu" TargetMode="External"/><Relationship Id="rId84" Type="http://schemas.openxmlformats.org/officeDocument/2006/relationships/hyperlink" Target="https://www.zotero.org/google-docs/?nX7yaw" TargetMode="External"/><Relationship Id="rId83" Type="http://schemas.openxmlformats.org/officeDocument/2006/relationships/hyperlink" Target="https://www.zotero.org/google-docs/?qWGajD" TargetMode="External"/><Relationship Id="rId86" Type="http://schemas.openxmlformats.org/officeDocument/2006/relationships/hyperlink" Target="https://www.zotero.org/google-docs/?ZaIsuv" TargetMode="External"/><Relationship Id="rId85" Type="http://schemas.openxmlformats.org/officeDocument/2006/relationships/hyperlink" Target="https://www.zotero.org/google-docs/?ZGc9rX" TargetMode="External"/><Relationship Id="rId88" Type="http://schemas.openxmlformats.org/officeDocument/2006/relationships/hyperlink" Target="https://www.zotero.org/google-docs/?i2lMYw" TargetMode="External"/><Relationship Id="rId150" Type="http://schemas.openxmlformats.org/officeDocument/2006/relationships/hyperlink" Target="https://www.zotero.org/google-docs/?ysBKvu" TargetMode="External"/><Relationship Id="rId271" Type="http://schemas.openxmlformats.org/officeDocument/2006/relationships/hyperlink" Target="https://www.zotero.org/google-docs/?ysBKvu" TargetMode="External"/><Relationship Id="rId87" Type="http://schemas.openxmlformats.org/officeDocument/2006/relationships/hyperlink" Target="https://www.zotero.org/google-docs/?048wxF" TargetMode="External"/><Relationship Id="rId270" Type="http://schemas.openxmlformats.org/officeDocument/2006/relationships/hyperlink" Target="https://www.zotero.org/google-docs/?ysBKvu" TargetMode="External"/><Relationship Id="rId89" Type="http://schemas.openxmlformats.org/officeDocument/2006/relationships/hyperlink" Target="https://www.zotero.org/google-docs/?8jqdvo" TargetMode="External"/><Relationship Id="rId80" Type="http://schemas.openxmlformats.org/officeDocument/2006/relationships/hyperlink" Target="https://www.zotero.org/google-docs/?dx1OuL" TargetMode="External"/><Relationship Id="rId82" Type="http://schemas.openxmlformats.org/officeDocument/2006/relationships/hyperlink" Target="https://www.zotero.org/google-docs/?nrxxzi" TargetMode="External"/><Relationship Id="rId81" Type="http://schemas.openxmlformats.org/officeDocument/2006/relationships/hyperlink" Target="https://www.zotero.org/google-docs/?Y2Fyx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ysBKvu" TargetMode="External"/><Relationship Id="rId4" Type="http://schemas.openxmlformats.org/officeDocument/2006/relationships/fontTable" Target="fontTable.xml"/><Relationship Id="rId148" Type="http://schemas.openxmlformats.org/officeDocument/2006/relationships/hyperlink" Target="https://www.zotero.org/google-docs/?ysBKvu" TargetMode="External"/><Relationship Id="rId269" Type="http://schemas.openxmlformats.org/officeDocument/2006/relationships/hyperlink" Target="https://www.zotero.org/google-docs/?ysBKvu" TargetMode="External"/><Relationship Id="rId9" Type="http://schemas.openxmlformats.org/officeDocument/2006/relationships/hyperlink" Target="https://www.zotero.org/google-docs/?3NEhpJ" TargetMode="External"/><Relationship Id="rId143" Type="http://schemas.openxmlformats.org/officeDocument/2006/relationships/hyperlink" Target="https://www.zotero.org/google-docs/?ysBKvu" TargetMode="External"/><Relationship Id="rId264" Type="http://schemas.openxmlformats.org/officeDocument/2006/relationships/hyperlink" Target="https://www.zotero.org/google-docs/?ysBKvu" TargetMode="External"/><Relationship Id="rId142" Type="http://schemas.openxmlformats.org/officeDocument/2006/relationships/hyperlink" Target="https://www.zotero.org/google-docs/?ysBKvu" TargetMode="External"/><Relationship Id="rId263" Type="http://schemas.openxmlformats.org/officeDocument/2006/relationships/hyperlink" Target="https://www.zotero.org/google-docs/?ysBKvu" TargetMode="External"/><Relationship Id="rId384" Type="http://schemas.openxmlformats.org/officeDocument/2006/relationships/hyperlink" Target="https://www.zotero.org/google-docs/?ysBKvu" TargetMode="External"/><Relationship Id="rId141" Type="http://schemas.openxmlformats.org/officeDocument/2006/relationships/hyperlink" Target="https://www.zotero.org/google-docs/?ysBKvu" TargetMode="External"/><Relationship Id="rId262" Type="http://schemas.openxmlformats.org/officeDocument/2006/relationships/hyperlink" Target="https://www.zotero.org/google-docs/?ysBKvu" TargetMode="External"/><Relationship Id="rId383" Type="http://schemas.openxmlformats.org/officeDocument/2006/relationships/hyperlink" Target="https://www.zotero.org/google-docs/?ysBKvu" TargetMode="External"/><Relationship Id="rId140" Type="http://schemas.openxmlformats.org/officeDocument/2006/relationships/hyperlink" Target="https://www.zotero.org/google-docs/?ysBKvu" TargetMode="External"/><Relationship Id="rId261" Type="http://schemas.openxmlformats.org/officeDocument/2006/relationships/hyperlink" Target="https://www.zotero.org/google-docs/?ysBKvu" TargetMode="External"/><Relationship Id="rId382" Type="http://schemas.openxmlformats.org/officeDocument/2006/relationships/hyperlink" Target="https://www.zotero.org/google-docs/?ysBKvu" TargetMode="External"/><Relationship Id="rId5" Type="http://schemas.openxmlformats.org/officeDocument/2006/relationships/numbering" Target="numbering.xml"/><Relationship Id="rId147" Type="http://schemas.openxmlformats.org/officeDocument/2006/relationships/hyperlink" Target="https://www.zotero.org/google-docs/?ysBKvu" TargetMode="External"/><Relationship Id="rId268" Type="http://schemas.openxmlformats.org/officeDocument/2006/relationships/hyperlink" Target="https://www.zotero.org/google-docs/?ysBKvu" TargetMode="External"/><Relationship Id="rId6" Type="http://schemas.openxmlformats.org/officeDocument/2006/relationships/styles" Target="styles.xml"/><Relationship Id="rId146" Type="http://schemas.openxmlformats.org/officeDocument/2006/relationships/hyperlink" Target="https://www.zotero.org/google-docs/?ysBKvu" TargetMode="External"/><Relationship Id="rId267" Type="http://schemas.openxmlformats.org/officeDocument/2006/relationships/hyperlink" Target="https://www.zotero.org/google-docs/?ysBKvu" TargetMode="External"/><Relationship Id="rId7" Type="http://schemas.openxmlformats.org/officeDocument/2006/relationships/hyperlink" Target="mailto:sgtringe@lbl.gov" TargetMode="External"/><Relationship Id="rId145" Type="http://schemas.openxmlformats.org/officeDocument/2006/relationships/hyperlink" Target="https://www.zotero.org/google-docs/?ysBKvu" TargetMode="External"/><Relationship Id="rId266" Type="http://schemas.openxmlformats.org/officeDocument/2006/relationships/hyperlink" Target="https://www.zotero.org/google-docs/?ysBKvu" TargetMode="External"/><Relationship Id="rId8" Type="http://schemas.openxmlformats.org/officeDocument/2006/relationships/hyperlink" Target="https://www.zotero.org/google-docs/?tUMSbN" TargetMode="External"/><Relationship Id="rId144" Type="http://schemas.openxmlformats.org/officeDocument/2006/relationships/hyperlink" Target="https://www.zotero.org/google-docs/?ysBKvu" TargetMode="External"/><Relationship Id="rId265" Type="http://schemas.openxmlformats.org/officeDocument/2006/relationships/hyperlink" Target="https://www.zotero.org/google-docs/?ysBKvu" TargetMode="External"/><Relationship Id="rId73" Type="http://schemas.openxmlformats.org/officeDocument/2006/relationships/hyperlink" Target="https://www.zotero.org/google-docs/?xJXcab" TargetMode="External"/><Relationship Id="rId72" Type="http://schemas.openxmlformats.org/officeDocument/2006/relationships/hyperlink" Target="https://www.zotero.org/google-docs/?75osDp" TargetMode="External"/><Relationship Id="rId75" Type="http://schemas.openxmlformats.org/officeDocument/2006/relationships/hyperlink" Target="https://www.zotero.org/google-docs/?53z3kg" TargetMode="External"/><Relationship Id="rId74" Type="http://schemas.openxmlformats.org/officeDocument/2006/relationships/hyperlink" Target="https://www.zotero.org/google-docs/?JlZHU7" TargetMode="External"/><Relationship Id="rId77" Type="http://schemas.openxmlformats.org/officeDocument/2006/relationships/hyperlink" Target="https://www.zotero.org/google-docs/?9ivLHZ" TargetMode="External"/><Relationship Id="rId260" Type="http://schemas.openxmlformats.org/officeDocument/2006/relationships/hyperlink" Target="https://www.zotero.org/google-docs/?ysBKvu" TargetMode="External"/><Relationship Id="rId381" Type="http://schemas.openxmlformats.org/officeDocument/2006/relationships/hyperlink" Target="https://www.zotero.org/google-docs/?ysBKvu" TargetMode="External"/><Relationship Id="rId76" Type="http://schemas.openxmlformats.org/officeDocument/2006/relationships/hyperlink" Target="https://www.zotero.org/google-docs/?s5YkfQ" TargetMode="External"/><Relationship Id="rId380" Type="http://schemas.openxmlformats.org/officeDocument/2006/relationships/hyperlink" Target="https://www.zotero.org/google-docs/?ysBKvu" TargetMode="External"/><Relationship Id="rId79" Type="http://schemas.openxmlformats.org/officeDocument/2006/relationships/hyperlink" Target="https://www.zotero.org/google-docs/?6FD0rz" TargetMode="External"/><Relationship Id="rId78" Type="http://schemas.openxmlformats.org/officeDocument/2006/relationships/hyperlink" Target="https://www.zotero.org/google-docs/?dTHoXF" TargetMode="External"/><Relationship Id="rId71" Type="http://schemas.openxmlformats.org/officeDocument/2006/relationships/hyperlink" Target="https://www.zotero.org/google-docs/?IzblIv" TargetMode="External"/><Relationship Id="rId70" Type="http://schemas.openxmlformats.org/officeDocument/2006/relationships/hyperlink" Target="https://www.zotero.org/google-docs/?DfjRXq" TargetMode="External"/><Relationship Id="rId139" Type="http://schemas.openxmlformats.org/officeDocument/2006/relationships/hyperlink" Target="https://www.zotero.org/google-docs/?ysBKvu" TargetMode="External"/><Relationship Id="rId138" Type="http://schemas.openxmlformats.org/officeDocument/2006/relationships/hyperlink" Target="https://www.zotero.org/google-docs/?ysBKvu" TargetMode="External"/><Relationship Id="rId259" Type="http://schemas.openxmlformats.org/officeDocument/2006/relationships/hyperlink" Target="https://www.zotero.org/google-docs/?ysBKvu" TargetMode="External"/><Relationship Id="rId137" Type="http://schemas.openxmlformats.org/officeDocument/2006/relationships/hyperlink" Target="https://www.zotero.org/google-docs/?ysBKvu" TargetMode="External"/><Relationship Id="rId258" Type="http://schemas.openxmlformats.org/officeDocument/2006/relationships/hyperlink" Target="https://www.zotero.org/google-docs/?ysBKvu" TargetMode="External"/><Relationship Id="rId379" Type="http://schemas.openxmlformats.org/officeDocument/2006/relationships/hyperlink" Target="https://www.zotero.org/google-docs/?ysBKvu" TargetMode="External"/><Relationship Id="rId132" Type="http://schemas.openxmlformats.org/officeDocument/2006/relationships/hyperlink" Target="https://www.zotero.org/google-docs/?ysBKvu" TargetMode="External"/><Relationship Id="rId253" Type="http://schemas.openxmlformats.org/officeDocument/2006/relationships/hyperlink" Target="https://www.zotero.org/google-docs/?ysBKvu" TargetMode="External"/><Relationship Id="rId374" Type="http://schemas.openxmlformats.org/officeDocument/2006/relationships/hyperlink" Target="https://www.zotero.org/google-docs/?ysBKvu" TargetMode="External"/><Relationship Id="rId131" Type="http://schemas.openxmlformats.org/officeDocument/2006/relationships/hyperlink" Target="https://www.zotero.org/google-docs/?ysBKvu" TargetMode="External"/><Relationship Id="rId252" Type="http://schemas.openxmlformats.org/officeDocument/2006/relationships/hyperlink" Target="https://www.zotero.org/google-docs/?ysBKvu" TargetMode="External"/><Relationship Id="rId373" Type="http://schemas.openxmlformats.org/officeDocument/2006/relationships/hyperlink" Target="https://www.zotero.org/google-docs/?ysBKvu" TargetMode="External"/><Relationship Id="rId130" Type="http://schemas.openxmlformats.org/officeDocument/2006/relationships/hyperlink" Target="https://www.zotero.org/google-docs/?ysBKvu" TargetMode="External"/><Relationship Id="rId251" Type="http://schemas.openxmlformats.org/officeDocument/2006/relationships/hyperlink" Target="https://www.zotero.org/google-docs/?ysBKvu" TargetMode="External"/><Relationship Id="rId372" Type="http://schemas.openxmlformats.org/officeDocument/2006/relationships/hyperlink" Target="https://www.zotero.org/google-docs/?ysBKvu" TargetMode="External"/><Relationship Id="rId250" Type="http://schemas.openxmlformats.org/officeDocument/2006/relationships/hyperlink" Target="https://www.zotero.org/google-docs/?ysBKvu" TargetMode="External"/><Relationship Id="rId371" Type="http://schemas.openxmlformats.org/officeDocument/2006/relationships/hyperlink" Target="https://www.zotero.org/google-docs/?ysBKvu" TargetMode="External"/><Relationship Id="rId136" Type="http://schemas.openxmlformats.org/officeDocument/2006/relationships/hyperlink" Target="https://www.zotero.org/google-docs/?ysBKvu" TargetMode="External"/><Relationship Id="rId257" Type="http://schemas.openxmlformats.org/officeDocument/2006/relationships/hyperlink" Target="https://www.zotero.org/google-docs/?ysBKvu" TargetMode="External"/><Relationship Id="rId378" Type="http://schemas.openxmlformats.org/officeDocument/2006/relationships/hyperlink" Target="https://www.zotero.org/google-docs/?ysBKvu" TargetMode="External"/><Relationship Id="rId135" Type="http://schemas.openxmlformats.org/officeDocument/2006/relationships/hyperlink" Target="https://www.zotero.org/google-docs/?ysBKvu" TargetMode="External"/><Relationship Id="rId256" Type="http://schemas.openxmlformats.org/officeDocument/2006/relationships/hyperlink" Target="https://www.zotero.org/google-docs/?ysBKvu" TargetMode="External"/><Relationship Id="rId377" Type="http://schemas.openxmlformats.org/officeDocument/2006/relationships/hyperlink" Target="https://www.zotero.org/google-docs/?ysBKvu" TargetMode="External"/><Relationship Id="rId134" Type="http://schemas.openxmlformats.org/officeDocument/2006/relationships/hyperlink" Target="https://www.zotero.org/google-docs/?ysBKvu" TargetMode="External"/><Relationship Id="rId255" Type="http://schemas.openxmlformats.org/officeDocument/2006/relationships/hyperlink" Target="https://www.zotero.org/google-docs/?ysBKvu" TargetMode="External"/><Relationship Id="rId376" Type="http://schemas.openxmlformats.org/officeDocument/2006/relationships/hyperlink" Target="https://www.zotero.org/google-docs/?ysBKvu" TargetMode="External"/><Relationship Id="rId133" Type="http://schemas.openxmlformats.org/officeDocument/2006/relationships/hyperlink" Target="https://www.zotero.org/google-docs/?ysBKvu" TargetMode="External"/><Relationship Id="rId254" Type="http://schemas.openxmlformats.org/officeDocument/2006/relationships/hyperlink" Target="https://www.zotero.org/google-docs/?ysBKvu" TargetMode="External"/><Relationship Id="rId375" Type="http://schemas.openxmlformats.org/officeDocument/2006/relationships/hyperlink" Target="https://www.zotero.org/google-docs/?ysBKvu" TargetMode="External"/><Relationship Id="rId62" Type="http://schemas.openxmlformats.org/officeDocument/2006/relationships/hyperlink" Target="https://www.zotero.org/google-docs/?WZYGPe" TargetMode="External"/><Relationship Id="rId61" Type="http://schemas.openxmlformats.org/officeDocument/2006/relationships/hyperlink" Target="https://www.zotero.org/google-docs/?RnH10D" TargetMode="External"/><Relationship Id="rId64" Type="http://schemas.openxmlformats.org/officeDocument/2006/relationships/hyperlink" Target="https://www.zotero.org/google-docs/?fUjx6n" TargetMode="External"/><Relationship Id="rId63" Type="http://schemas.openxmlformats.org/officeDocument/2006/relationships/hyperlink" Target="https://www.zotero.org/google-docs/?F6OCtE" TargetMode="External"/><Relationship Id="rId66" Type="http://schemas.openxmlformats.org/officeDocument/2006/relationships/hyperlink" Target="https://www.zotero.org/google-docs/?rwoym5" TargetMode="External"/><Relationship Id="rId172" Type="http://schemas.openxmlformats.org/officeDocument/2006/relationships/hyperlink" Target="https://www.zotero.org/google-docs/?ysBKvu" TargetMode="External"/><Relationship Id="rId293" Type="http://schemas.openxmlformats.org/officeDocument/2006/relationships/hyperlink" Target="https://www.zotero.org/google-docs/?ysBKvu" TargetMode="External"/><Relationship Id="rId65" Type="http://schemas.openxmlformats.org/officeDocument/2006/relationships/hyperlink" Target="https://www.zotero.org/google-docs/?5GV5wy" TargetMode="External"/><Relationship Id="rId171" Type="http://schemas.openxmlformats.org/officeDocument/2006/relationships/hyperlink" Target="https://www.zotero.org/google-docs/?ysBKvu" TargetMode="External"/><Relationship Id="rId292" Type="http://schemas.openxmlformats.org/officeDocument/2006/relationships/hyperlink" Target="https://www.zotero.org/google-docs/?ysBKvu" TargetMode="External"/><Relationship Id="rId68" Type="http://schemas.openxmlformats.org/officeDocument/2006/relationships/hyperlink" Target="https://www.zotero.org/google-docs/?s0s7Eo" TargetMode="External"/><Relationship Id="rId170" Type="http://schemas.openxmlformats.org/officeDocument/2006/relationships/hyperlink" Target="https://www.zotero.org/google-docs/?ysBKvu" TargetMode="External"/><Relationship Id="rId291" Type="http://schemas.openxmlformats.org/officeDocument/2006/relationships/hyperlink" Target="https://www.zotero.org/google-docs/?ysBKvu" TargetMode="External"/><Relationship Id="rId67" Type="http://schemas.openxmlformats.org/officeDocument/2006/relationships/hyperlink" Target="https://www.zotero.org/google-docs/?6suNSv" TargetMode="External"/><Relationship Id="rId290" Type="http://schemas.openxmlformats.org/officeDocument/2006/relationships/hyperlink" Target="https://www.zotero.org/google-docs/?ysBKvu" TargetMode="External"/><Relationship Id="rId60" Type="http://schemas.openxmlformats.org/officeDocument/2006/relationships/hyperlink" Target="https://www.zotero.org/google-docs/?AW650C" TargetMode="External"/><Relationship Id="rId165" Type="http://schemas.openxmlformats.org/officeDocument/2006/relationships/hyperlink" Target="https://www.zotero.org/google-docs/?ysBKvu" TargetMode="External"/><Relationship Id="rId286" Type="http://schemas.openxmlformats.org/officeDocument/2006/relationships/hyperlink" Target="https://www.zotero.org/google-docs/?ysBKvu" TargetMode="External"/><Relationship Id="rId69" Type="http://schemas.openxmlformats.org/officeDocument/2006/relationships/hyperlink" Target="https://www.zotero.org/google-docs/?o2a1S8" TargetMode="External"/><Relationship Id="rId164" Type="http://schemas.openxmlformats.org/officeDocument/2006/relationships/hyperlink" Target="https://www.zotero.org/google-docs/?ysBKvu" TargetMode="External"/><Relationship Id="rId285" Type="http://schemas.openxmlformats.org/officeDocument/2006/relationships/hyperlink" Target="https://www.zotero.org/google-docs/?ysBKvu" TargetMode="External"/><Relationship Id="rId163" Type="http://schemas.openxmlformats.org/officeDocument/2006/relationships/hyperlink" Target="https://www.zotero.org/google-docs/?ysBKvu" TargetMode="External"/><Relationship Id="rId284" Type="http://schemas.openxmlformats.org/officeDocument/2006/relationships/hyperlink" Target="https://www.zotero.org/google-docs/?ysBKvu" TargetMode="External"/><Relationship Id="rId162" Type="http://schemas.openxmlformats.org/officeDocument/2006/relationships/hyperlink" Target="https://www.zotero.org/google-docs/?ysBKvu" TargetMode="External"/><Relationship Id="rId283" Type="http://schemas.openxmlformats.org/officeDocument/2006/relationships/hyperlink" Target="https://www.zotero.org/google-docs/?ysBKvu" TargetMode="External"/><Relationship Id="rId169" Type="http://schemas.openxmlformats.org/officeDocument/2006/relationships/hyperlink" Target="https://www.zotero.org/google-docs/?ysBKvu" TargetMode="External"/><Relationship Id="rId168" Type="http://schemas.openxmlformats.org/officeDocument/2006/relationships/hyperlink" Target="https://www.zotero.org/google-docs/?ysBKvu" TargetMode="External"/><Relationship Id="rId289" Type="http://schemas.openxmlformats.org/officeDocument/2006/relationships/hyperlink" Target="https://www.zotero.org/google-docs/?ysBKvu" TargetMode="External"/><Relationship Id="rId167" Type="http://schemas.openxmlformats.org/officeDocument/2006/relationships/hyperlink" Target="https://www.zotero.org/google-docs/?ysBKvu" TargetMode="External"/><Relationship Id="rId288" Type="http://schemas.openxmlformats.org/officeDocument/2006/relationships/hyperlink" Target="https://www.zotero.org/google-docs/?ysBKvu" TargetMode="External"/><Relationship Id="rId166" Type="http://schemas.openxmlformats.org/officeDocument/2006/relationships/hyperlink" Target="https://www.zotero.org/google-docs/?ysBKvu" TargetMode="External"/><Relationship Id="rId287" Type="http://schemas.openxmlformats.org/officeDocument/2006/relationships/hyperlink" Target="https://www.zotero.org/google-docs/?ysBKvu" TargetMode="External"/><Relationship Id="rId51" Type="http://schemas.openxmlformats.org/officeDocument/2006/relationships/hyperlink" Target="https://www.zotero.org/google-docs/?w6aqrh" TargetMode="External"/><Relationship Id="rId50" Type="http://schemas.openxmlformats.org/officeDocument/2006/relationships/hyperlink" Target="https://www.zotero.org/google-docs/?we8A3v" TargetMode="External"/><Relationship Id="rId53" Type="http://schemas.openxmlformats.org/officeDocument/2006/relationships/hyperlink" Target="https://www.zotero.org/google-docs/?avrtS8" TargetMode="External"/><Relationship Id="rId52" Type="http://schemas.openxmlformats.org/officeDocument/2006/relationships/hyperlink" Target="https://www.zotero.org/google-docs/?H7MCE9" TargetMode="External"/><Relationship Id="rId55" Type="http://schemas.openxmlformats.org/officeDocument/2006/relationships/hyperlink" Target="https://www.zotero.org/google-docs/?uxs9qg" TargetMode="External"/><Relationship Id="rId161" Type="http://schemas.openxmlformats.org/officeDocument/2006/relationships/hyperlink" Target="https://www.zotero.org/google-docs/?ysBKvu" TargetMode="External"/><Relationship Id="rId282" Type="http://schemas.openxmlformats.org/officeDocument/2006/relationships/hyperlink" Target="https://www.zotero.org/google-docs/?ysBKvu" TargetMode="External"/><Relationship Id="rId54" Type="http://schemas.openxmlformats.org/officeDocument/2006/relationships/hyperlink" Target="https://www.zotero.org/google-docs/?idkCKh" TargetMode="External"/><Relationship Id="rId160" Type="http://schemas.openxmlformats.org/officeDocument/2006/relationships/hyperlink" Target="https://www.zotero.org/google-docs/?ysBKvu" TargetMode="External"/><Relationship Id="rId281" Type="http://schemas.openxmlformats.org/officeDocument/2006/relationships/hyperlink" Target="https://www.zotero.org/google-docs/?ysBKvu" TargetMode="External"/><Relationship Id="rId57" Type="http://schemas.openxmlformats.org/officeDocument/2006/relationships/hyperlink" Target="https://www.zotero.org/google-docs/?egm3BC" TargetMode="External"/><Relationship Id="rId280" Type="http://schemas.openxmlformats.org/officeDocument/2006/relationships/hyperlink" Target="https://www.zotero.org/google-docs/?ysBKvu" TargetMode="External"/><Relationship Id="rId56" Type="http://schemas.openxmlformats.org/officeDocument/2006/relationships/hyperlink" Target="https://www.zotero.org/google-docs/?Sq6UYr" TargetMode="External"/><Relationship Id="rId159" Type="http://schemas.openxmlformats.org/officeDocument/2006/relationships/hyperlink" Target="https://www.zotero.org/google-docs/?ysBKvu" TargetMode="External"/><Relationship Id="rId59" Type="http://schemas.openxmlformats.org/officeDocument/2006/relationships/hyperlink" Target="https://www.zotero.org/google-docs/?bmVJL1" TargetMode="External"/><Relationship Id="rId154" Type="http://schemas.openxmlformats.org/officeDocument/2006/relationships/hyperlink" Target="https://www.zotero.org/google-docs/?ysBKvu" TargetMode="External"/><Relationship Id="rId275" Type="http://schemas.openxmlformats.org/officeDocument/2006/relationships/hyperlink" Target="https://www.zotero.org/google-docs/?ysBKvu" TargetMode="External"/><Relationship Id="rId58" Type="http://schemas.openxmlformats.org/officeDocument/2006/relationships/hyperlink" Target="https://www.zotero.org/google-docs/?3oyB5C" TargetMode="External"/><Relationship Id="rId153" Type="http://schemas.openxmlformats.org/officeDocument/2006/relationships/hyperlink" Target="https://www.zotero.org/google-docs/?ysBKvu" TargetMode="External"/><Relationship Id="rId274" Type="http://schemas.openxmlformats.org/officeDocument/2006/relationships/hyperlink" Target="https://www.zotero.org/google-docs/?ysBKvu" TargetMode="External"/><Relationship Id="rId152" Type="http://schemas.openxmlformats.org/officeDocument/2006/relationships/hyperlink" Target="https://www.zotero.org/google-docs/?ysBKvu" TargetMode="External"/><Relationship Id="rId273" Type="http://schemas.openxmlformats.org/officeDocument/2006/relationships/hyperlink" Target="https://www.zotero.org/google-docs/?ysBKvu" TargetMode="External"/><Relationship Id="rId151" Type="http://schemas.openxmlformats.org/officeDocument/2006/relationships/hyperlink" Target="https://www.zotero.org/google-docs/?ysBKvu" TargetMode="External"/><Relationship Id="rId272" Type="http://schemas.openxmlformats.org/officeDocument/2006/relationships/hyperlink" Target="https://www.zotero.org/google-docs/?ysBKvu" TargetMode="External"/><Relationship Id="rId158" Type="http://schemas.openxmlformats.org/officeDocument/2006/relationships/hyperlink" Target="https://www.zotero.org/google-docs/?ysBKvu" TargetMode="External"/><Relationship Id="rId279" Type="http://schemas.openxmlformats.org/officeDocument/2006/relationships/hyperlink" Target="https://www.zotero.org/google-docs/?ysBKvu" TargetMode="External"/><Relationship Id="rId157" Type="http://schemas.openxmlformats.org/officeDocument/2006/relationships/hyperlink" Target="https://www.zotero.org/google-docs/?ysBKvu" TargetMode="External"/><Relationship Id="rId278" Type="http://schemas.openxmlformats.org/officeDocument/2006/relationships/hyperlink" Target="https://www.zotero.org/google-docs/?ysBKvu" TargetMode="External"/><Relationship Id="rId156" Type="http://schemas.openxmlformats.org/officeDocument/2006/relationships/hyperlink" Target="https://www.zotero.org/google-docs/?ysBKvu" TargetMode="External"/><Relationship Id="rId277" Type="http://schemas.openxmlformats.org/officeDocument/2006/relationships/hyperlink" Target="https://www.zotero.org/google-docs/?ysBKvu" TargetMode="External"/><Relationship Id="rId155" Type="http://schemas.openxmlformats.org/officeDocument/2006/relationships/hyperlink" Target="https://www.zotero.org/google-docs/?ysBKvu" TargetMode="External"/><Relationship Id="rId276" Type="http://schemas.openxmlformats.org/officeDocument/2006/relationships/hyperlink" Target="https://www.zotero.org/google-docs/?ysBKvu" TargetMode="External"/><Relationship Id="rId107" Type="http://schemas.openxmlformats.org/officeDocument/2006/relationships/image" Target="media/image5.png"/><Relationship Id="rId228" Type="http://schemas.openxmlformats.org/officeDocument/2006/relationships/hyperlink" Target="https://www.zotero.org/google-docs/?ysBKvu" TargetMode="External"/><Relationship Id="rId349" Type="http://schemas.openxmlformats.org/officeDocument/2006/relationships/hyperlink" Target="https://www.zotero.org/google-docs/?ysBKvu" TargetMode="External"/><Relationship Id="rId106" Type="http://schemas.openxmlformats.org/officeDocument/2006/relationships/image" Target="media/image15.png"/><Relationship Id="rId227" Type="http://schemas.openxmlformats.org/officeDocument/2006/relationships/hyperlink" Target="https://www.zotero.org/google-docs/?ysBKvu" TargetMode="External"/><Relationship Id="rId348" Type="http://schemas.openxmlformats.org/officeDocument/2006/relationships/hyperlink" Target="https://www.zotero.org/google-docs/?ysBKvu" TargetMode="External"/><Relationship Id="rId105" Type="http://schemas.openxmlformats.org/officeDocument/2006/relationships/image" Target="media/image12.png"/><Relationship Id="rId226" Type="http://schemas.openxmlformats.org/officeDocument/2006/relationships/hyperlink" Target="https://www.zotero.org/google-docs/?ysBKvu" TargetMode="External"/><Relationship Id="rId347" Type="http://schemas.openxmlformats.org/officeDocument/2006/relationships/hyperlink" Target="https://www.zotero.org/google-docs/?ysBKvu" TargetMode="External"/><Relationship Id="rId104" Type="http://schemas.openxmlformats.org/officeDocument/2006/relationships/hyperlink" Target="https://github.com/HenryLabResearch/Salterns" TargetMode="External"/><Relationship Id="rId225" Type="http://schemas.openxmlformats.org/officeDocument/2006/relationships/hyperlink" Target="https://www.zotero.org/google-docs/?ysBKvu" TargetMode="External"/><Relationship Id="rId346" Type="http://schemas.openxmlformats.org/officeDocument/2006/relationships/hyperlink" Target="https://www.zotero.org/google-docs/?ysBKvu" TargetMode="External"/><Relationship Id="rId109" Type="http://schemas.openxmlformats.org/officeDocument/2006/relationships/image" Target="media/image2.png"/><Relationship Id="rId108" Type="http://schemas.openxmlformats.org/officeDocument/2006/relationships/image" Target="media/image8.png"/><Relationship Id="rId229" Type="http://schemas.openxmlformats.org/officeDocument/2006/relationships/hyperlink" Target="https://www.zotero.org/google-docs/?ysBKvu" TargetMode="External"/><Relationship Id="rId220" Type="http://schemas.openxmlformats.org/officeDocument/2006/relationships/hyperlink" Target="https://www.zotero.org/google-docs/?ysBKvu" TargetMode="External"/><Relationship Id="rId341" Type="http://schemas.openxmlformats.org/officeDocument/2006/relationships/hyperlink" Target="https://www.zotero.org/google-docs/?ysBKvu" TargetMode="External"/><Relationship Id="rId340" Type="http://schemas.openxmlformats.org/officeDocument/2006/relationships/hyperlink" Target="https://www.zotero.org/google-docs/?ysBKvu" TargetMode="External"/><Relationship Id="rId103" Type="http://schemas.openxmlformats.org/officeDocument/2006/relationships/hyperlink" Target="https://www.zotero.org/google-docs/?vHal85" TargetMode="External"/><Relationship Id="rId224" Type="http://schemas.openxmlformats.org/officeDocument/2006/relationships/hyperlink" Target="https://www.zotero.org/google-docs/?ysBKvu" TargetMode="External"/><Relationship Id="rId345" Type="http://schemas.openxmlformats.org/officeDocument/2006/relationships/hyperlink" Target="https://www.zotero.org/google-docs/?ysBKvu" TargetMode="External"/><Relationship Id="rId102" Type="http://schemas.openxmlformats.org/officeDocument/2006/relationships/hyperlink" Target="https://www.zotero.org/google-docs/?LtQ9Au" TargetMode="External"/><Relationship Id="rId223" Type="http://schemas.openxmlformats.org/officeDocument/2006/relationships/hyperlink" Target="https://www.zotero.org/google-docs/?ysBKvu" TargetMode="External"/><Relationship Id="rId344" Type="http://schemas.openxmlformats.org/officeDocument/2006/relationships/hyperlink" Target="https://www.zotero.org/google-docs/?ysBKvu" TargetMode="External"/><Relationship Id="rId101" Type="http://schemas.openxmlformats.org/officeDocument/2006/relationships/hyperlink" Target="https://www.zotero.org/google-docs/?8RXCzo" TargetMode="External"/><Relationship Id="rId222" Type="http://schemas.openxmlformats.org/officeDocument/2006/relationships/hyperlink" Target="https://www.zotero.org/google-docs/?ysBKvu" TargetMode="External"/><Relationship Id="rId343" Type="http://schemas.openxmlformats.org/officeDocument/2006/relationships/hyperlink" Target="https://www.zotero.org/google-docs/?ysBKvu" TargetMode="External"/><Relationship Id="rId100" Type="http://schemas.openxmlformats.org/officeDocument/2006/relationships/hyperlink" Target="https://www.zotero.org/google-docs/?SPayzs" TargetMode="External"/><Relationship Id="rId221" Type="http://schemas.openxmlformats.org/officeDocument/2006/relationships/hyperlink" Target="https://www.zotero.org/google-docs/?ysBKvu" TargetMode="External"/><Relationship Id="rId342" Type="http://schemas.openxmlformats.org/officeDocument/2006/relationships/hyperlink" Target="https://www.zotero.org/google-docs/?ysBKvu" TargetMode="External"/><Relationship Id="rId217" Type="http://schemas.openxmlformats.org/officeDocument/2006/relationships/hyperlink" Target="https://www.zotero.org/google-docs/?ysBKvu" TargetMode="External"/><Relationship Id="rId338" Type="http://schemas.openxmlformats.org/officeDocument/2006/relationships/hyperlink" Target="https://www.zotero.org/google-docs/?ysBKvu" TargetMode="External"/><Relationship Id="rId216" Type="http://schemas.openxmlformats.org/officeDocument/2006/relationships/hyperlink" Target="https://www.zotero.org/google-docs/?ysBKvu" TargetMode="External"/><Relationship Id="rId337" Type="http://schemas.openxmlformats.org/officeDocument/2006/relationships/hyperlink" Target="https://www.zotero.org/google-docs/?ysBKvu" TargetMode="External"/><Relationship Id="rId215" Type="http://schemas.openxmlformats.org/officeDocument/2006/relationships/hyperlink" Target="https://www.zotero.org/google-docs/?ysBKvu" TargetMode="External"/><Relationship Id="rId336" Type="http://schemas.openxmlformats.org/officeDocument/2006/relationships/hyperlink" Target="https://www.zotero.org/google-docs/?ysBKvu" TargetMode="External"/><Relationship Id="rId214" Type="http://schemas.openxmlformats.org/officeDocument/2006/relationships/hyperlink" Target="https://www.zotero.org/google-docs/?ysBKvu" TargetMode="External"/><Relationship Id="rId335" Type="http://schemas.openxmlformats.org/officeDocument/2006/relationships/hyperlink" Target="https://www.zotero.org/google-docs/?ysBKvu" TargetMode="External"/><Relationship Id="rId219" Type="http://schemas.openxmlformats.org/officeDocument/2006/relationships/hyperlink" Target="https://www.zotero.org/google-docs/?ysBKvu" TargetMode="External"/><Relationship Id="rId218" Type="http://schemas.openxmlformats.org/officeDocument/2006/relationships/hyperlink" Target="https://www.zotero.org/google-docs/?ysBKvu" TargetMode="External"/><Relationship Id="rId339" Type="http://schemas.openxmlformats.org/officeDocument/2006/relationships/hyperlink" Target="https://www.zotero.org/google-docs/?ysBKvu" TargetMode="External"/><Relationship Id="rId330" Type="http://schemas.openxmlformats.org/officeDocument/2006/relationships/hyperlink" Target="https://www.zotero.org/google-docs/?ysBKvu" TargetMode="External"/><Relationship Id="rId213" Type="http://schemas.openxmlformats.org/officeDocument/2006/relationships/hyperlink" Target="https://www.zotero.org/google-docs/?ysBKvu" TargetMode="External"/><Relationship Id="rId334" Type="http://schemas.openxmlformats.org/officeDocument/2006/relationships/hyperlink" Target="https://www.zotero.org/google-docs/?ysBKvu" TargetMode="External"/><Relationship Id="rId212" Type="http://schemas.openxmlformats.org/officeDocument/2006/relationships/hyperlink" Target="https://www.zotero.org/google-docs/?ysBKvu" TargetMode="External"/><Relationship Id="rId333" Type="http://schemas.openxmlformats.org/officeDocument/2006/relationships/hyperlink" Target="https://www.zotero.org/google-docs/?ysBKvu" TargetMode="External"/><Relationship Id="rId211" Type="http://schemas.openxmlformats.org/officeDocument/2006/relationships/hyperlink" Target="https://www.zotero.org/google-docs/?ysBKvu" TargetMode="External"/><Relationship Id="rId332" Type="http://schemas.openxmlformats.org/officeDocument/2006/relationships/hyperlink" Target="https://www.zotero.org/google-docs/?ysBKvu" TargetMode="External"/><Relationship Id="rId210" Type="http://schemas.openxmlformats.org/officeDocument/2006/relationships/hyperlink" Target="https://www.zotero.org/google-docs/?ysBKvu" TargetMode="External"/><Relationship Id="rId331" Type="http://schemas.openxmlformats.org/officeDocument/2006/relationships/hyperlink" Target="https://www.zotero.org/google-docs/?ysBKvu" TargetMode="External"/><Relationship Id="rId370" Type="http://schemas.openxmlformats.org/officeDocument/2006/relationships/hyperlink" Target="https://www.zotero.org/google-docs/?ysBKvu" TargetMode="External"/><Relationship Id="rId129" Type="http://schemas.openxmlformats.org/officeDocument/2006/relationships/hyperlink" Target="https://docs.google.com/spreadsheets/d/11jpoM_qZEsU4Gaetz9u6CBQe1YpIY85N/edit?usp=sharing&amp;ouid=106400042698155741244&amp;rtpof=true&amp;sd=true" TargetMode="External"/><Relationship Id="rId128" Type="http://schemas.openxmlformats.org/officeDocument/2006/relationships/hyperlink" Target="https://docs.google.com/spreadsheets/d/1EvIQzCVSeLELaq1gfRpm4pDl-34Y_5CI/edit?usp=sharing&amp;ouid=106400042698155741244&amp;rtpof=true&amp;sd=true" TargetMode="External"/><Relationship Id="rId249" Type="http://schemas.openxmlformats.org/officeDocument/2006/relationships/hyperlink" Target="https://www.zotero.org/google-docs/?ysBKvu" TargetMode="External"/><Relationship Id="rId127" Type="http://schemas.openxmlformats.org/officeDocument/2006/relationships/hyperlink" Target="https://docs.google.com/spreadsheets/d/1mxR_8FOcIHC3VlnsYRHbeouElg0Ck_Hg/edit?usp=drive_link&amp;ouid=106400042698155741244&amp;rtpof=true&amp;sd=true" TargetMode="External"/><Relationship Id="rId248" Type="http://schemas.openxmlformats.org/officeDocument/2006/relationships/hyperlink" Target="https://www.zotero.org/google-docs/?ysBKvu" TargetMode="External"/><Relationship Id="rId369" Type="http://schemas.openxmlformats.org/officeDocument/2006/relationships/hyperlink" Target="https://www.zotero.org/google-docs/?ysBKvu" TargetMode="External"/><Relationship Id="rId126" Type="http://schemas.openxmlformats.org/officeDocument/2006/relationships/image" Target="media/image10.png"/><Relationship Id="rId247" Type="http://schemas.openxmlformats.org/officeDocument/2006/relationships/hyperlink" Target="https://www.zotero.org/google-docs/?ysBKvu" TargetMode="External"/><Relationship Id="rId368" Type="http://schemas.openxmlformats.org/officeDocument/2006/relationships/hyperlink" Target="https://www.zotero.org/google-docs/?ysBKvu" TargetMode="External"/><Relationship Id="rId121" Type="http://schemas.openxmlformats.org/officeDocument/2006/relationships/hyperlink" Target="https://www.zotero.org/google-docs/?l0ByX2" TargetMode="External"/><Relationship Id="rId242" Type="http://schemas.openxmlformats.org/officeDocument/2006/relationships/hyperlink" Target="https://www.zotero.org/google-docs/?ysBKvu" TargetMode="External"/><Relationship Id="rId363" Type="http://schemas.openxmlformats.org/officeDocument/2006/relationships/hyperlink" Target="https://www.zotero.org/google-docs/?ysBKvu" TargetMode="External"/><Relationship Id="rId120" Type="http://schemas.openxmlformats.org/officeDocument/2006/relationships/hyperlink" Target="https://www.zotero.org/google-docs/?PvaaBq" TargetMode="External"/><Relationship Id="rId241" Type="http://schemas.openxmlformats.org/officeDocument/2006/relationships/hyperlink" Target="https://www.zotero.org/google-docs/?ysBKvu" TargetMode="External"/><Relationship Id="rId362" Type="http://schemas.openxmlformats.org/officeDocument/2006/relationships/hyperlink" Target="https://www.zotero.org/google-docs/?ysBKvu" TargetMode="External"/><Relationship Id="rId240" Type="http://schemas.openxmlformats.org/officeDocument/2006/relationships/hyperlink" Target="https://www.zotero.org/google-docs/?ysBKvu" TargetMode="External"/><Relationship Id="rId361" Type="http://schemas.openxmlformats.org/officeDocument/2006/relationships/hyperlink" Target="https://www.zotero.org/google-docs/?ysBKvu" TargetMode="External"/><Relationship Id="rId360" Type="http://schemas.openxmlformats.org/officeDocument/2006/relationships/hyperlink" Target="https://www.zotero.org/google-docs/?ysBKvu" TargetMode="External"/><Relationship Id="rId125" Type="http://schemas.openxmlformats.org/officeDocument/2006/relationships/image" Target="media/image16.png"/><Relationship Id="rId246" Type="http://schemas.openxmlformats.org/officeDocument/2006/relationships/hyperlink" Target="https://www.zotero.org/google-docs/?ysBKvu" TargetMode="External"/><Relationship Id="rId367" Type="http://schemas.openxmlformats.org/officeDocument/2006/relationships/hyperlink" Target="https://www.zotero.org/google-docs/?ysBKvu" TargetMode="External"/><Relationship Id="rId124" Type="http://schemas.openxmlformats.org/officeDocument/2006/relationships/image" Target="media/image3.png"/><Relationship Id="rId245" Type="http://schemas.openxmlformats.org/officeDocument/2006/relationships/hyperlink" Target="https://www.zotero.org/google-docs/?ysBKvu" TargetMode="External"/><Relationship Id="rId366" Type="http://schemas.openxmlformats.org/officeDocument/2006/relationships/hyperlink" Target="https://www.zotero.org/google-docs/?ysBKvu" TargetMode="External"/><Relationship Id="rId123" Type="http://schemas.openxmlformats.org/officeDocument/2006/relationships/image" Target="media/image18.png"/><Relationship Id="rId244" Type="http://schemas.openxmlformats.org/officeDocument/2006/relationships/hyperlink" Target="https://www.zotero.org/google-docs/?ysBKvu" TargetMode="External"/><Relationship Id="rId365" Type="http://schemas.openxmlformats.org/officeDocument/2006/relationships/hyperlink" Target="https://www.zotero.org/google-docs/?ysBKvu" TargetMode="External"/><Relationship Id="rId122" Type="http://schemas.openxmlformats.org/officeDocument/2006/relationships/image" Target="media/image9.png"/><Relationship Id="rId243" Type="http://schemas.openxmlformats.org/officeDocument/2006/relationships/hyperlink" Target="https://www.zotero.org/google-docs/?ysBKvu" TargetMode="External"/><Relationship Id="rId364" Type="http://schemas.openxmlformats.org/officeDocument/2006/relationships/hyperlink" Target="https://www.zotero.org/google-docs/?ysBKvu" TargetMode="External"/><Relationship Id="rId95" Type="http://schemas.openxmlformats.org/officeDocument/2006/relationships/hyperlink" Target="https://www.zotero.org/google-docs/?TYAcoy" TargetMode="External"/><Relationship Id="rId94" Type="http://schemas.openxmlformats.org/officeDocument/2006/relationships/hyperlink" Target="https://www.zotero.org/google-docs/?sjDfJa" TargetMode="External"/><Relationship Id="rId97" Type="http://schemas.openxmlformats.org/officeDocument/2006/relationships/hyperlink" Target="https://www.zotero.org/google-docs/?ebrqiR" TargetMode="External"/><Relationship Id="rId96" Type="http://schemas.openxmlformats.org/officeDocument/2006/relationships/hyperlink" Target="https://www.zotero.org/google-docs/?Gwv7u5" TargetMode="External"/><Relationship Id="rId99" Type="http://schemas.openxmlformats.org/officeDocument/2006/relationships/hyperlink" Target="https://www.zotero.org/google-docs/?pHKKIl" TargetMode="External"/><Relationship Id="rId98" Type="http://schemas.openxmlformats.org/officeDocument/2006/relationships/hyperlink" Target="https://www.zotero.org/google-docs/?qRkcEc" TargetMode="External"/><Relationship Id="rId91" Type="http://schemas.openxmlformats.org/officeDocument/2006/relationships/hyperlink" Target="https://www.zotero.org/google-docs/?bWQE3a" TargetMode="External"/><Relationship Id="rId90" Type="http://schemas.openxmlformats.org/officeDocument/2006/relationships/hyperlink" Target="https://www.zotero.org/google-docs/?ySMBCC" TargetMode="External"/><Relationship Id="rId93" Type="http://schemas.openxmlformats.org/officeDocument/2006/relationships/hyperlink" Target="https://www.zotero.org/google-docs/?J9wxBR" TargetMode="External"/><Relationship Id="rId92" Type="http://schemas.openxmlformats.org/officeDocument/2006/relationships/hyperlink" Target="https://www.zotero.org/google-docs/?XKlqwL" TargetMode="External"/><Relationship Id="rId118" Type="http://schemas.openxmlformats.org/officeDocument/2006/relationships/image" Target="media/image1.png"/><Relationship Id="rId239" Type="http://schemas.openxmlformats.org/officeDocument/2006/relationships/hyperlink" Target="https://www.zotero.org/google-docs/?ysBKvu" TargetMode="External"/><Relationship Id="rId117" Type="http://schemas.openxmlformats.org/officeDocument/2006/relationships/image" Target="media/image19.png"/><Relationship Id="rId238" Type="http://schemas.openxmlformats.org/officeDocument/2006/relationships/hyperlink" Target="https://www.zotero.org/google-docs/?ysBKvu" TargetMode="External"/><Relationship Id="rId359" Type="http://schemas.openxmlformats.org/officeDocument/2006/relationships/hyperlink" Target="https://www.zotero.org/google-docs/?ysBKvu" TargetMode="External"/><Relationship Id="rId116" Type="http://schemas.openxmlformats.org/officeDocument/2006/relationships/image" Target="media/image17.png"/><Relationship Id="rId237" Type="http://schemas.openxmlformats.org/officeDocument/2006/relationships/hyperlink" Target="https://www.zotero.org/google-docs/?ysBKvu" TargetMode="External"/><Relationship Id="rId358" Type="http://schemas.openxmlformats.org/officeDocument/2006/relationships/hyperlink" Target="https://www.zotero.org/google-docs/?ysBKvu" TargetMode="External"/><Relationship Id="rId115" Type="http://schemas.openxmlformats.org/officeDocument/2006/relationships/image" Target="media/image13.png"/><Relationship Id="rId236" Type="http://schemas.openxmlformats.org/officeDocument/2006/relationships/hyperlink" Target="https://www.zotero.org/google-docs/?ysBKvu" TargetMode="External"/><Relationship Id="rId357" Type="http://schemas.openxmlformats.org/officeDocument/2006/relationships/hyperlink" Target="https://www.zotero.org/google-docs/?ysBKvu" TargetMode="External"/><Relationship Id="rId119" Type="http://schemas.openxmlformats.org/officeDocument/2006/relationships/image" Target="media/image6.png"/><Relationship Id="rId110" Type="http://schemas.openxmlformats.org/officeDocument/2006/relationships/image" Target="media/image4.png"/><Relationship Id="rId231" Type="http://schemas.openxmlformats.org/officeDocument/2006/relationships/hyperlink" Target="https://www.zotero.org/google-docs/?ysBKvu" TargetMode="External"/><Relationship Id="rId352" Type="http://schemas.openxmlformats.org/officeDocument/2006/relationships/hyperlink" Target="https://www.zotero.org/google-docs/?ysBKvu" TargetMode="External"/><Relationship Id="rId230" Type="http://schemas.openxmlformats.org/officeDocument/2006/relationships/hyperlink" Target="https://www.zotero.org/google-docs/?ysBKvu" TargetMode="External"/><Relationship Id="rId351" Type="http://schemas.openxmlformats.org/officeDocument/2006/relationships/hyperlink" Target="https://www.zotero.org/google-docs/?ysBKvu" TargetMode="External"/><Relationship Id="rId350" Type="http://schemas.openxmlformats.org/officeDocument/2006/relationships/hyperlink" Target="https://www.zotero.org/google-docs/?ysBKvu" TargetMode="External"/><Relationship Id="rId114" Type="http://schemas.openxmlformats.org/officeDocument/2006/relationships/image" Target="media/image20.jpg"/><Relationship Id="rId235" Type="http://schemas.openxmlformats.org/officeDocument/2006/relationships/hyperlink" Target="https://www.zotero.org/google-docs/?ysBKvu" TargetMode="External"/><Relationship Id="rId356" Type="http://schemas.openxmlformats.org/officeDocument/2006/relationships/hyperlink" Target="https://www.zotero.org/google-docs/?ysBKvu" TargetMode="External"/><Relationship Id="rId113" Type="http://schemas.openxmlformats.org/officeDocument/2006/relationships/image" Target="media/image7.png"/><Relationship Id="rId234" Type="http://schemas.openxmlformats.org/officeDocument/2006/relationships/hyperlink" Target="https://www.zotero.org/google-docs/?ysBKvu" TargetMode="External"/><Relationship Id="rId355" Type="http://schemas.openxmlformats.org/officeDocument/2006/relationships/hyperlink" Target="https://www.zotero.org/google-docs/?ysBKvu" TargetMode="External"/><Relationship Id="rId112" Type="http://schemas.openxmlformats.org/officeDocument/2006/relationships/image" Target="media/image14.png"/><Relationship Id="rId233" Type="http://schemas.openxmlformats.org/officeDocument/2006/relationships/hyperlink" Target="https://www.zotero.org/google-docs/?ysBKvu" TargetMode="External"/><Relationship Id="rId354" Type="http://schemas.openxmlformats.org/officeDocument/2006/relationships/hyperlink" Target="https://www.zotero.org/google-docs/?ysBKvu" TargetMode="External"/><Relationship Id="rId111" Type="http://schemas.openxmlformats.org/officeDocument/2006/relationships/image" Target="media/image11.png"/><Relationship Id="rId232" Type="http://schemas.openxmlformats.org/officeDocument/2006/relationships/hyperlink" Target="https://www.zotero.org/google-docs/?ysBKvu" TargetMode="External"/><Relationship Id="rId353" Type="http://schemas.openxmlformats.org/officeDocument/2006/relationships/hyperlink" Target="https://www.zotero.org/google-docs/?ysBKvu" TargetMode="External"/><Relationship Id="rId305" Type="http://schemas.openxmlformats.org/officeDocument/2006/relationships/hyperlink" Target="https://www.zotero.org/google-docs/?ysBKvu" TargetMode="External"/><Relationship Id="rId304" Type="http://schemas.openxmlformats.org/officeDocument/2006/relationships/hyperlink" Target="https://www.zotero.org/google-docs/?ysBKvu" TargetMode="External"/><Relationship Id="rId303" Type="http://schemas.openxmlformats.org/officeDocument/2006/relationships/hyperlink" Target="https://www.zotero.org/google-docs/?ysBKvu" TargetMode="External"/><Relationship Id="rId302" Type="http://schemas.openxmlformats.org/officeDocument/2006/relationships/hyperlink" Target="https://www.zotero.org/google-docs/?ysBKvu" TargetMode="External"/><Relationship Id="rId309" Type="http://schemas.openxmlformats.org/officeDocument/2006/relationships/hyperlink" Target="https://www.zotero.org/google-docs/?ysBKvu" TargetMode="External"/><Relationship Id="rId308" Type="http://schemas.openxmlformats.org/officeDocument/2006/relationships/hyperlink" Target="https://www.zotero.org/google-docs/?ysBKvu" TargetMode="External"/><Relationship Id="rId307" Type="http://schemas.openxmlformats.org/officeDocument/2006/relationships/hyperlink" Target="https://www.zotero.org/google-docs/?ysBKvu" TargetMode="External"/><Relationship Id="rId306" Type="http://schemas.openxmlformats.org/officeDocument/2006/relationships/hyperlink" Target="https://www.zotero.org/google-docs/?ysBKvu" TargetMode="External"/><Relationship Id="rId301" Type="http://schemas.openxmlformats.org/officeDocument/2006/relationships/hyperlink" Target="https://www.zotero.org/google-docs/?ysBKvu" TargetMode="External"/><Relationship Id="rId300" Type="http://schemas.openxmlformats.org/officeDocument/2006/relationships/hyperlink" Target="https://www.zotero.org/google-docs/?ysBKvu" TargetMode="External"/><Relationship Id="rId206" Type="http://schemas.openxmlformats.org/officeDocument/2006/relationships/hyperlink" Target="https://www.zotero.org/google-docs/?ysBKvu" TargetMode="External"/><Relationship Id="rId327" Type="http://schemas.openxmlformats.org/officeDocument/2006/relationships/hyperlink" Target="https://www.zotero.org/google-docs/?ysBKvu" TargetMode="External"/><Relationship Id="rId205" Type="http://schemas.openxmlformats.org/officeDocument/2006/relationships/hyperlink" Target="https://www.zotero.org/google-docs/?ysBKvu" TargetMode="External"/><Relationship Id="rId326" Type="http://schemas.openxmlformats.org/officeDocument/2006/relationships/hyperlink" Target="https://www.zotero.org/google-docs/?ysBKvu" TargetMode="External"/><Relationship Id="rId204" Type="http://schemas.openxmlformats.org/officeDocument/2006/relationships/hyperlink" Target="https://www.zotero.org/google-docs/?ysBKvu" TargetMode="External"/><Relationship Id="rId325" Type="http://schemas.openxmlformats.org/officeDocument/2006/relationships/hyperlink" Target="https://www.zotero.org/google-docs/?ysBKvu" TargetMode="External"/><Relationship Id="rId203" Type="http://schemas.openxmlformats.org/officeDocument/2006/relationships/hyperlink" Target="https://www.zotero.org/google-docs/?ysBKvu" TargetMode="External"/><Relationship Id="rId324" Type="http://schemas.openxmlformats.org/officeDocument/2006/relationships/hyperlink" Target="https://www.zotero.org/google-docs/?ysBKvu" TargetMode="External"/><Relationship Id="rId209" Type="http://schemas.openxmlformats.org/officeDocument/2006/relationships/hyperlink" Target="https://www.zotero.org/google-docs/?ysBKvu" TargetMode="External"/><Relationship Id="rId208" Type="http://schemas.openxmlformats.org/officeDocument/2006/relationships/hyperlink" Target="https://www.zotero.org/google-docs/?ysBKvu" TargetMode="External"/><Relationship Id="rId329" Type="http://schemas.openxmlformats.org/officeDocument/2006/relationships/hyperlink" Target="https://www.zotero.org/google-docs/?ysBKvu" TargetMode="External"/><Relationship Id="rId207" Type="http://schemas.openxmlformats.org/officeDocument/2006/relationships/hyperlink" Target="https://www.zotero.org/google-docs/?ysBKvu" TargetMode="External"/><Relationship Id="rId328" Type="http://schemas.openxmlformats.org/officeDocument/2006/relationships/hyperlink" Target="https://www.zotero.org/google-docs/?ysBKvu" TargetMode="External"/><Relationship Id="rId202" Type="http://schemas.openxmlformats.org/officeDocument/2006/relationships/hyperlink" Target="https://www.zotero.org/google-docs/?ysBKvu" TargetMode="External"/><Relationship Id="rId323" Type="http://schemas.openxmlformats.org/officeDocument/2006/relationships/hyperlink" Target="https://www.zotero.org/google-docs/?ysBKvu" TargetMode="External"/><Relationship Id="rId201" Type="http://schemas.openxmlformats.org/officeDocument/2006/relationships/hyperlink" Target="https://www.zotero.org/google-docs/?ysBKvu" TargetMode="External"/><Relationship Id="rId322" Type="http://schemas.openxmlformats.org/officeDocument/2006/relationships/hyperlink" Target="https://www.zotero.org/google-docs/?ysBKvu" TargetMode="External"/><Relationship Id="rId200" Type="http://schemas.openxmlformats.org/officeDocument/2006/relationships/hyperlink" Target="https://www.zotero.org/google-docs/?ysBKvu" TargetMode="External"/><Relationship Id="rId321" Type="http://schemas.openxmlformats.org/officeDocument/2006/relationships/hyperlink" Target="https://www.zotero.org/google-docs/?ysBKvu" TargetMode="External"/><Relationship Id="rId320" Type="http://schemas.openxmlformats.org/officeDocument/2006/relationships/hyperlink" Target="https://www.zotero.org/google-docs/?ysBKvu" TargetMode="External"/><Relationship Id="rId316" Type="http://schemas.openxmlformats.org/officeDocument/2006/relationships/hyperlink" Target="https://www.zotero.org/google-docs/?ysBKvu" TargetMode="External"/><Relationship Id="rId315" Type="http://schemas.openxmlformats.org/officeDocument/2006/relationships/hyperlink" Target="https://www.zotero.org/google-docs/?ysBKvu" TargetMode="External"/><Relationship Id="rId314" Type="http://schemas.openxmlformats.org/officeDocument/2006/relationships/hyperlink" Target="https://www.zotero.org/google-docs/?ysBKvu" TargetMode="External"/><Relationship Id="rId313" Type="http://schemas.openxmlformats.org/officeDocument/2006/relationships/hyperlink" Target="https://www.zotero.org/google-docs/?ysBKvu" TargetMode="External"/><Relationship Id="rId319" Type="http://schemas.openxmlformats.org/officeDocument/2006/relationships/hyperlink" Target="https://www.zotero.org/google-docs/?ysBKvu" TargetMode="External"/><Relationship Id="rId318" Type="http://schemas.openxmlformats.org/officeDocument/2006/relationships/hyperlink" Target="https://www.zotero.org/google-docs/?ysBKvu" TargetMode="External"/><Relationship Id="rId317" Type="http://schemas.openxmlformats.org/officeDocument/2006/relationships/hyperlink" Target="https://www.zotero.org/google-docs/?ysBKvu" TargetMode="External"/><Relationship Id="rId312" Type="http://schemas.openxmlformats.org/officeDocument/2006/relationships/hyperlink" Target="https://www.zotero.org/google-docs/?ysBKvu" TargetMode="External"/><Relationship Id="rId311" Type="http://schemas.openxmlformats.org/officeDocument/2006/relationships/hyperlink" Target="https://www.zotero.org/google-docs/?ysBKvu" TargetMode="External"/><Relationship Id="rId310" Type="http://schemas.openxmlformats.org/officeDocument/2006/relationships/hyperlink" Target="https://www.zotero.org/google-docs/?ysBKv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